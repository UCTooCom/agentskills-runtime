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BD395" w14:textId="77777777" w:rsidR="006A5D9D" w:rsidRDefault="006A5D9D" w:rsidP="006A5D9D">
      <w:pPr>
        <w:rPr>
          <w:b/>
          <w:bCs/>
        </w:rPr>
      </w:pPr>
      <w:r w:rsidRPr="006A5D9D">
        <w:rPr>
          <w:b/>
          <w:bCs/>
        </w:rPr>
        <w:t>深度解析agent skill标准</w:t>
      </w:r>
    </w:p>
    <w:p w14:paraId="064B027D" w14:textId="7102704D" w:rsidR="00B314DD" w:rsidRPr="006A5D9D" w:rsidRDefault="00B314DD" w:rsidP="006A5D9D">
      <w:pPr>
        <w:rPr>
          <w:rFonts w:hint="eastAsia"/>
          <w:b/>
          <w:bCs/>
        </w:rPr>
      </w:pPr>
      <w:r>
        <w:rPr>
          <w:rFonts w:hint="eastAsia"/>
          <w:b/>
          <w:bCs/>
        </w:rPr>
        <w:t>AI</w:t>
      </w:r>
      <w:r>
        <w:rPr>
          <w:rFonts w:hint="eastAsia"/>
          <w:b/>
          <w:bCs/>
        </w:rPr>
        <w:t>领域最</w:t>
      </w:r>
      <w:proofErr w:type="gramStart"/>
      <w:r>
        <w:rPr>
          <w:rFonts w:hint="eastAsia"/>
          <w:b/>
          <w:bCs/>
        </w:rPr>
        <w:t>前沿最</w:t>
      </w:r>
      <w:proofErr w:type="gramEnd"/>
      <w:r>
        <w:rPr>
          <w:rFonts w:hint="eastAsia"/>
          <w:b/>
          <w:bCs/>
        </w:rPr>
        <w:t>有价值最高优先级的开源项目</w:t>
      </w:r>
      <w:r w:rsidR="00AF7A0F">
        <w:rPr>
          <w:rFonts w:hint="eastAsia"/>
          <w:b/>
          <w:bCs/>
        </w:rPr>
        <w:t>，</w:t>
      </w:r>
      <w:r>
        <w:rPr>
          <w:rFonts w:hint="eastAsia"/>
          <w:b/>
          <w:bCs/>
        </w:rPr>
        <w:t>没有之一</w:t>
      </w:r>
    </w:p>
    <w:p w14:paraId="1DA3ADD8" w14:textId="77777777" w:rsidR="000F7E45" w:rsidRDefault="000F7E45" w:rsidP="006A5D9D">
      <w:pPr>
        <w:rPr>
          <w:rFonts w:hint="eastAsia"/>
          <w:b/>
          <w:bCs/>
        </w:rPr>
      </w:pPr>
    </w:p>
    <w:p w14:paraId="374B7AE4" w14:textId="35D3BD72" w:rsidR="00F64ABA" w:rsidRPr="00F64ABA" w:rsidRDefault="006011BC" w:rsidP="00F11848">
      <w:pPr>
        <w:ind w:firstLineChars="200" w:firstLine="420"/>
        <w:rPr>
          <w:rFonts w:hint="eastAsia"/>
          <w:b/>
          <w:bCs/>
        </w:rPr>
      </w:pPr>
      <w:r>
        <w:rPr>
          <w:rFonts w:hint="eastAsia"/>
          <w:b/>
          <w:bCs/>
        </w:rPr>
        <w:t>上个月</w:t>
      </w:r>
      <w:r w:rsidR="00F64ABA" w:rsidRPr="00F64ABA">
        <w:rPr>
          <w:rFonts w:hint="eastAsia"/>
          <w:b/>
          <w:bCs/>
        </w:rPr>
        <w:t>Anthropic 正式宣布开源并发布</w:t>
      </w:r>
      <w:r w:rsidR="00E335E9" w:rsidRPr="00F64ABA">
        <w:rPr>
          <w:rFonts w:hint="eastAsia"/>
          <w:b/>
          <w:bCs/>
        </w:rPr>
        <w:t>Agent Skills</w:t>
      </w:r>
      <w:r w:rsidR="00F64ABA" w:rsidRPr="00F64ABA">
        <w:rPr>
          <w:rFonts w:hint="eastAsia"/>
          <w:b/>
          <w:bCs/>
        </w:rPr>
        <w:t>为开放标准。</w:t>
      </w:r>
      <w:r w:rsidR="00E335E9" w:rsidRPr="00F64ABA">
        <w:rPr>
          <w:rFonts w:hint="eastAsia"/>
          <w:b/>
          <w:bCs/>
        </w:rPr>
        <w:t>自发布以来，包括 Cursor、</w:t>
      </w:r>
      <w:proofErr w:type="spellStart"/>
      <w:r w:rsidR="00E335E9" w:rsidRPr="00F64ABA">
        <w:rPr>
          <w:rFonts w:hint="eastAsia"/>
          <w:b/>
          <w:bCs/>
        </w:rPr>
        <w:t>OpenCode</w:t>
      </w:r>
      <w:proofErr w:type="spellEnd"/>
      <w:r w:rsidR="00E335E9" w:rsidRPr="00F64ABA">
        <w:rPr>
          <w:rFonts w:hint="eastAsia"/>
          <w:b/>
          <w:bCs/>
        </w:rPr>
        <w:t>、</w:t>
      </w:r>
      <w:proofErr w:type="spellStart"/>
      <w:r w:rsidR="00594041">
        <w:rPr>
          <w:rFonts w:hint="eastAsia"/>
          <w:b/>
          <w:bCs/>
        </w:rPr>
        <w:t>Qoder</w:t>
      </w:r>
      <w:proofErr w:type="spellEnd"/>
      <w:r w:rsidR="00594041">
        <w:rPr>
          <w:rFonts w:hint="eastAsia"/>
          <w:b/>
          <w:bCs/>
        </w:rPr>
        <w:t>、</w:t>
      </w:r>
      <w:proofErr w:type="spellStart"/>
      <w:r w:rsidR="00594041">
        <w:rPr>
          <w:rFonts w:hint="eastAsia"/>
          <w:b/>
          <w:bCs/>
        </w:rPr>
        <w:t>trae</w:t>
      </w:r>
      <w:proofErr w:type="spellEnd"/>
      <w:r w:rsidR="00E335E9" w:rsidRPr="00F64ABA">
        <w:rPr>
          <w:rFonts w:hint="eastAsia"/>
          <w:b/>
          <w:bCs/>
        </w:rPr>
        <w:t> 等主流开发工具已迅速宣布支持该标准</w:t>
      </w:r>
      <w:r w:rsidR="00594041">
        <w:rPr>
          <w:rFonts w:hint="eastAsia"/>
          <w:b/>
          <w:bCs/>
        </w:rPr>
        <w:t>，</w:t>
      </w:r>
      <w:proofErr w:type="spellStart"/>
      <w:r w:rsidR="00594041">
        <w:rPr>
          <w:rFonts w:hint="eastAsia"/>
          <w:b/>
          <w:bCs/>
        </w:rPr>
        <w:t>codebuddy</w:t>
      </w:r>
      <w:proofErr w:type="spellEnd"/>
      <w:r w:rsidR="00594041">
        <w:rPr>
          <w:rFonts w:hint="eastAsia"/>
          <w:b/>
          <w:bCs/>
        </w:rPr>
        <w:t>更是早在去年11月就引进了</w:t>
      </w:r>
      <w:r w:rsidR="000E6D9B">
        <w:rPr>
          <w:rFonts w:hint="eastAsia"/>
          <w:b/>
          <w:bCs/>
        </w:rPr>
        <w:t>当时还未开源的</w:t>
      </w:r>
      <w:r w:rsidR="00594041">
        <w:rPr>
          <w:rFonts w:hint="eastAsia"/>
          <w:b/>
          <w:bCs/>
        </w:rPr>
        <w:t>Claude code</w:t>
      </w:r>
      <w:r w:rsidR="00673FDD">
        <w:rPr>
          <w:rFonts w:hint="eastAsia"/>
          <w:b/>
          <w:bCs/>
        </w:rPr>
        <w:t xml:space="preserve"> </w:t>
      </w:r>
      <w:r w:rsidR="00594041">
        <w:rPr>
          <w:rFonts w:hint="eastAsia"/>
          <w:b/>
          <w:bCs/>
        </w:rPr>
        <w:t>skill最佳实践</w:t>
      </w:r>
      <w:r w:rsidR="00E335E9" w:rsidRPr="00F64ABA">
        <w:rPr>
          <w:rFonts w:hint="eastAsia"/>
          <w:b/>
          <w:bCs/>
        </w:rPr>
        <w:t>，</w:t>
      </w:r>
      <w:r w:rsidR="00426D6D">
        <w:rPr>
          <w:rFonts w:hint="eastAsia"/>
          <w:b/>
          <w:bCs/>
        </w:rPr>
        <w:t>众多AI开发工具</w:t>
      </w:r>
      <w:r w:rsidR="003B7431">
        <w:rPr>
          <w:rFonts w:hint="eastAsia"/>
          <w:b/>
          <w:bCs/>
        </w:rPr>
        <w:t>对skill的</w:t>
      </w:r>
      <w:r w:rsidR="00426D6D">
        <w:rPr>
          <w:rFonts w:hint="eastAsia"/>
          <w:b/>
          <w:bCs/>
        </w:rPr>
        <w:t>支持</w:t>
      </w:r>
      <w:r w:rsidR="00844DB1">
        <w:rPr>
          <w:rFonts w:hint="eastAsia"/>
          <w:b/>
          <w:bCs/>
        </w:rPr>
        <w:t>，</w:t>
      </w:r>
      <w:r w:rsidR="00E335E9" w:rsidRPr="00F64ABA">
        <w:rPr>
          <w:rFonts w:hint="eastAsia"/>
          <w:b/>
          <w:bCs/>
        </w:rPr>
        <w:t>标志着 AI 原生应用开发正从“手搓 Prompt”的草莽时代迈入“标准化封装”的工业时代。</w:t>
      </w:r>
    </w:p>
    <w:p w14:paraId="65B65039" w14:textId="5CC7BCFD" w:rsidR="00F64ABA" w:rsidRPr="00F64ABA" w:rsidRDefault="00F64ABA" w:rsidP="00EF71B4">
      <w:pPr>
        <w:ind w:firstLineChars="200" w:firstLine="420"/>
        <w:rPr>
          <w:rFonts w:hint="eastAsia"/>
          <w:b/>
          <w:bCs/>
        </w:rPr>
      </w:pPr>
      <w:r w:rsidRPr="00F64ABA">
        <w:rPr>
          <w:rFonts w:hint="eastAsia"/>
          <w:b/>
          <w:bCs/>
        </w:rPr>
        <w:t>这一举措是继</w:t>
      </w:r>
      <w:r w:rsidR="00830AB0" w:rsidRPr="00F64ABA">
        <w:rPr>
          <w:rFonts w:hint="eastAsia"/>
          <w:b/>
          <w:bCs/>
        </w:rPr>
        <w:t>Anthropic</w:t>
      </w:r>
      <w:r w:rsidRPr="00F64ABA">
        <w:rPr>
          <w:rFonts w:hint="eastAsia"/>
          <w:b/>
          <w:bCs/>
        </w:rPr>
        <w:t>在 2024 年末推出 MCP（Model Context Protocol）标准之后，在构建 AI 开放生态方面的又一关键动作。Agent Skills 被定位为 AI 时代的“通用驱动程序”</w:t>
      </w:r>
      <w:r w:rsidR="00E64CE2">
        <w:rPr>
          <w:rFonts w:hint="eastAsia"/>
          <w:b/>
          <w:bCs/>
        </w:rPr>
        <w:t>（其实是标准而不是驱动程序，真正的驱动程序是具体的技术实现）</w:t>
      </w:r>
      <w:r w:rsidRPr="00F64ABA">
        <w:rPr>
          <w:rFonts w:hint="eastAsia"/>
          <w:b/>
          <w:bCs/>
        </w:rPr>
        <w:t>，旨在标准化 AI 智能体如何使用外部工具完成复杂任务，并通过“渐进式披露”（Progressive Disclosure）机制，有效解决上下文窗口浪费和指令干扰等问题。</w:t>
      </w:r>
    </w:p>
    <w:p w14:paraId="1F054964" w14:textId="77777777" w:rsidR="00F64ABA" w:rsidRDefault="00F64ABA" w:rsidP="006A5D9D">
      <w:pPr>
        <w:rPr>
          <w:rFonts w:hint="eastAsia"/>
          <w:b/>
          <w:bCs/>
        </w:rPr>
      </w:pPr>
    </w:p>
    <w:p w14:paraId="4DB0F689" w14:textId="4C78E1F5" w:rsidR="006A5D9D" w:rsidRPr="006A5D9D" w:rsidRDefault="006A5D9D" w:rsidP="006A5D9D">
      <w:pPr>
        <w:rPr>
          <w:rFonts w:hint="eastAsia"/>
          <w:b/>
          <w:bCs/>
        </w:rPr>
      </w:pPr>
      <w:r w:rsidRPr="006A5D9D">
        <w:rPr>
          <w:b/>
          <w:bCs/>
        </w:rPr>
        <w:t>1. agent skill标准</w:t>
      </w:r>
      <w:r w:rsidR="001B5258">
        <w:rPr>
          <w:rFonts w:hint="eastAsia"/>
          <w:b/>
          <w:bCs/>
        </w:rPr>
        <w:t>简介</w:t>
      </w:r>
    </w:p>
    <w:p w14:paraId="2DF637D4" w14:textId="259C074E" w:rsidR="001D0BEC" w:rsidRDefault="00AD1773" w:rsidP="006A5D9D">
      <w:pPr>
        <w:rPr>
          <w:rFonts w:hint="eastAsia"/>
        </w:rPr>
      </w:pPr>
      <w:r w:rsidRPr="00F64ABA">
        <w:rPr>
          <w:rFonts w:hint="eastAsia"/>
          <w:b/>
          <w:bCs/>
        </w:rPr>
        <w:t>Agent Skill</w:t>
      </w:r>
      <w:r w:rsidR="00140FCB">
        <w:rPr>
          <w:rFonts w:hint="eastAsia"/>
          <w:b/>
          <w:bCs/>
        </w:rPr>
        <w:t>开放</w:t>
      </w:r>
      <w:r>
        <w:rPr>
          <w:rFonts w:hint="eastAsia"/>
          <w:b/>
          <w:bCs/>
        </w:rPr>
        <w:t xml:space="preserve">标准的开源地址是 </w:t>
      </w:r>
      <w:hyperlink r:id="rId5" w:history="1">
        <w:r w:rsidR="00171731" w:rsidRPr="0005739B">
          <w:rPr>
            <w:rStyle w:val="ae"/>
            <w:rFonts w:hint="eastAsia"/>
            <w:b/>
            <w:bCs/>
          </w:rPr>
          <w:t>https://github.com/agentskills/agentskills</w:t>
        </w:r>
      </w:hyperlink>
      <w:r w:rsidR="00171731">
        <w:rPr>
          <w:rFonts w:hint="eastAsia"/>
          <w:b/>
          <w:bCs/>
        </w:rPr>
        <w:t xml:space="preserve"> </w:t>
      </w:r>
    </w:p>
    <w:p w14:paraId="18EEC5E8" w14:textId="1CD52E46" w:rsidR="006A5D9D" w:rsidRPr="006A5D9D" w:rsidRDefault="006A5D9D" w:rsidP="006206F3">
      <w:pPr>
        <w:ind w:firstLineChars="200" w:firstLine="420"/>
        <w:rPr>
          <w:rFonts w:hint="eastAsia"/>
        </w:rPr>
      </w:pPr>
      <w:r w:rsidRPr="006A5D9D">
        <w:t>Agent Skill标准是一种用于AI智能体与外部工具和服务交互的标准化协议。它定义了一套统一的接口规范，使AI模型能够通过结构化的JSON格式调用外部功能，从而扩展其能力范围。该标准旨在解决AI模型在处理复杂任务时的局限性，通过将专业功能封装为可调用的技能，实现AI与现实世界服务的无缝集成。</w:t>
      </w:r>
    </w:p>
    <w:p w14:paraId="1B2B0A7C" w14:textId="77777777" w:rsidR="006A5D9D" w:rsidRDefault="006A5D9D" w:rsidP="006206F3">
      <w:pPr>
        <w:ind w:firstLineChars="200" w:firstLine="420"/>
        <w:rPr>
          <w:rFonts w:hint="eastAsia"/>
        </w:rPr>
      </w:pPr>
      <w:r w:rsidRPr="006A5D9D">
        <w:t>Agent Skill标准通常包括技能的定义格式、调用协议、响应格式等关键要素。技能可以通过MCP（Model Context Protocol）或其他通信机制与AI模型进行交互，为模型提供超出其内置能力的功能，如数据库查询、API调用、文件操作等。</w:t>
      </w:r>
    </w:p>
    <w:p w14:paraId="58DA9988" w14:textId="77777777" w:rsidR="002B5494" w:rsidRPr="006A5D9D" w:rsidRDefault="002B5494" w:rsidP="006A5D9D">
      <w:pPr>
        <w:rPr>
          <w:rFonts w:hint="eastAsia"/>
        </w:rPr>
      </w:pPr>
    </w:p>
    <w:p w14:paraId="5D3DE92C" w14:textId="792B5A3D" w:rsidR="006A5D9D" w:rsidRPr="006A5D9D" w:rsidRDefault="006A5D9D" w:rsidP="006A5D9D">
      <w:pPr>
        <w:rPr>
          <w:rFonts w:hint="eastAsia"/>
          <w:b/>
          <w:bCs/>
        </w:rPr>
      </w:pPr>
      <w:r w:rsidRPr="006A5D9D">
        <w:rPr>
          <w:b/>
          <w:bCs/>
        </w:rPr>
        <w:t>2. agent skill对AI应用开发的价值和意义</w:t>
      </w:r>
    </w:p>
    <w:p w14:paraId="2B272AAE" w14:textId="77777777" w:rsidR="006A5D9D" w:rsidRPr="006A5D9D" w:rsidRDefault="006A5D9D" w:rsidP="006A5D9D">
      <w:pPr>
        <w:rPr>
          <w:rFonts w:hint="eastAsia"/>
        </w:rPr>
      </w:pPr>
      <w:r w:rsidRPr="006A5D9D">
        <w:t>Agent Skill标准在AI应用开发中具有重要意义：</w:t>
      </w:r>
    </w:p>
    <w:p w14:paraId="189D2C0E" w14:textId="77777777" w:rsidR="006A5D9D" w:rsidRPr="006A5D9D" w:rsidRDefault="006A5D9D" w:rsidP="006A5D9D">
      <w:pPr>
        <w:numPr>
          <w:ilvl w:val="0"/>
          <w:numId w:val="1"/>
        </w:numPr>
        <w:rPr>
          <w:rFonts w:hint="eastAsia"/>
        </w:rPr>
      </w:pPr>
      <w:r w:rsidRPr="006A5D9D">
        <w:rPr>
          <w:b/>
          <w:bCs/>
        </w:rPr>
        <w:t>能力扩展</w:t>
      </w:r>
      <w:r w:rsidRPr="006A5D9D">
        <w:t>：AI模型无需掌握所有领域知识，可通过调用相应的技能来完成特定任务。</w:t>
      </w:r>
    </w:p>
    <w:p w14:paraId="60AFDC91" w14:textId="77777777" w:rsidR="006A5D9D" w:rsidRPr="006A5D9D" w:rsidRDefault="006A5D9D" w:rsidP="006A5D9D">
      <w:pPr>
        <w:numPr>
          <w:ilvl w:val="0"/>
          <w:numId w:val="1"/>
        </w:numPr>
        <w:rPr>
          <w:rFonts w:hint="eastAsia"/>
        </w:rPr>
      </w:pPr>
      <w:r w:rsidRPr="006A5D9D">
        <w:rPr>
          <w:b/>
          <w:bCs/>
        </w:rPr>
        <w:t>安全性</w:t>
      </w:r>
      <w:r w:rsidRPr="006A5D9D">
        <w:t>：通过预定义的技能接口，可以控制AI对系统资源的访问权限，提高系统的安全性。</w:t>
      </w:r>
    </w:p>
    <w:p w14:paraId="55AD8B74" w14:textId="3CBF9C32" w:rsidR="006A5D9D" w:rsidRPr="006A5D9D" w:rsidRDefault="006A5D9D" w:rsidP="006A5D9D">
      <w:pPr>
        <w:numPr>
          <w:ilvl w:val="0"/>
          <w:numId w:val="1"/>
        </w:numPr>
        <w:rPr>
          <w:rFonts w:hint="eastAsia"/>
        </w:rPr>
      </w:pPr>
      <w:r w:rsidRPr="006A5D9D">
        <w:rPr>
          <w:b/>
          <w:bCs/>
        </w:rPr>
        <w:t>可维护性</w:t>
      </w:r>
      <w:r w:rsidRPr="006A5D9D">
        <w:t>：技能作为独立的组件，可以单独开发、测试和更新，而不影响AI模型本身。</w:t>
      </w:r>
    </w:p>
    <w:p w14:paraId="7DCBC6BD" w14:textId="77777777" w:rsidR="006A5D9D" w:rsidRPr="006A5D9D" w:rsidRDefault="006A5D9D" w:rsidP="006A5D9D">
      <w:pPr>
        <w:numPr>
          <w:ilvl w:val="0"/>
          <w:numId w:val="1"/>
        </w:numPr>
        <w:rPr>
          <w:rFonts w:hint="eastAsia"/>
        </w:rPr>
      </w:pPr>
      <w:r w:rsidRPr="006A5D9D">
        <w:rPr>
          <w:b/>
          <w:bCs/>
        </w:rPr>
        <w:t>可复用性</w:t>
      </w:r>
      <w:r w:rsidRPr="006A5D9D">
        <w:t>：同一技能可以被多个AI模型或应用共享使用，提高开发效率。</w:t>
      </w:r>
    </w:p>
    <w:p w14:paraId="0D944C8E" w14:textId="77777777" w:rsidR="006A5D9D" w:rsidRDefault="006A5D9D" w:rsidP="006A5D9D">
      <w:pPr>
        <w:numPr>
          <w:ilvl w:val="0"/>
          <w:numId w:val="1"/>
        </w:numPr>
        <w:rPr>
          <w:rFonts w:hint="eastAsia"/>
        </w:rPr>
      </w:pPr>
      <w:r w:rsidRPr="006A5D9D">
        <w:rPr>
          <w:b/>
          <w:bCs/>
        </w:rPr>
        <w:t>实时性</w:t>
      </w:r>
      <w:r w:rsidRPr="006A5D9D">
        <w:t>：AI可以获取实时数据和执行实时操作，而不仅仅依赖于训练时的数据。</w:t>
      </w:r>
    </w:p>
    <w:p w14:paraId="7D070131" w14:textId="2925EBF5" w:rsidR="00955017" w:rsidRPr="006A5D9D" w:rsidRDefault="00EB2BC1" w:rsidP="001C1F23">
      <w:pPr>
        <w:rPr>
          <w:rFonts w:hint="eastAsia"/>
        </w:rPr>
      </w:pPr>
      <w:r>
        <w:rPr>
          <w:rFonts w:hint="eastAsia"/>
        </w:rPr>
        <w:t xml:space="preserve">    得益于Agent Skill以上的优越特性，可以确定的说，</w:t>
      </w:r>
      <w:r w:rsidR="00B1073B">
        <w:rPr>
          <w:rFonts w:hint="eastAsia"/>
        </w:rPr>
        <w:t>Agent Skill必然是未来AI应用的主流形态</w:t>
      </w:r>
      <w:r w:rsidR="00B1073B">
        <w:rPr>
          <w:rFonts w:hint="eastAsia"/>
        </w:rPr>
        <w:t>。</w:t>
      </w:r>
      <w:r w:rsidR="008C2CD3">
        <w:rPr>
          <w:rFonts w:hint="eastAsia"/>
        </w:rPr>
        <w:t>是</w:t>
      </w:r>
      <w:r w:rsidR="00670C94">
        <w:rPr>
          <w:rFonts w:hint="eastAsia"/>
        </w:rPr>
        <w:t>继</w:t>
      </w:r>
      <w:r w:rsidR="00643482">
        <w:rPr>
          <w:rFonts w:hint="eastAsia"/>
        </w:rPr>
        <w:t>计算机时代的桌面应用</w:t>
      </w:r>
      <w:r w:rsidR="00670C94">
        <w:rPr>
          <w:rFonts w:hint="eastAsia"/>
        </w:rPr>
        <w:t>、</w:t>
      </w:r>
      <w:r w:rsidR="00F12E80">
        <w:rPr>
          <w:rFonts w:hint="eastAsia"/>
        </w:rPr>
        <w:t>互联网时代的Web应用、</w:t>
      </w:r>
      <w:r w:rsidR="003B7CF0">
        <w:rPr>
          <w:rFonts w:hint="eastAsia"/>
        </w:rPr>
        <w:t>移动互联网时代的APP应用</w:t>
      </w:r>
      <w:r w:rsidR="00C13199">
        <w:rPr>
          <w:rFonts w:hint="eastAsia"/>
        </w:rPr>
        <w:t>之</w:t>
      </w:r>
      <w:r w:rsidR="003B7CF0">
        <w:rPr>
          <w:rFonts w:hint="eastAsia"/>
        </w:rPr>
        <w:t>后，</w:t>
      </w:r>
      <w:r w:rsidR="00C56EB7">
        <w:rPr>
          <w:rFonts w:hint="eastAsia"/>
        </w:rPr>
        <w:t>AI时代真正的“软件3.0”应用形态</w:t>
      </w:r>
      <w:r w:rsidR="00E22795">
        <w:rPr>
          <w:rFonts w:hint="eastAsia"/>
        </w:rPr>
        <w:t>。</w:t>
      </w:r>
      <w:r w:rsidR="00A660C8">
        <w:rPr>
          <w:rFonts w:hint="eastAsia"/>
        </w:rPr>
        <w:t>也就是说</w:t>
      </w:r>
      <w:r w:rsidR="007E758B">
        <w:rPr>
          <w:rFonts w:hint="eastAsia"/>
        </w:rPr>
        <w:t>Agent Skill的开发和分发必然是未来最重要的AI应用开发和分发方式</w:t>
      </w:r>
      <w:r w:rsidR="00A55F9C">
        <w:rPr>
          <w:rFonts w:hint="eastAsia"/>
        </w:rPr>
        <w:t>。</w:t>
      </w:r>
      <w:r w:rsidR="00735572">
        <w:rPr>
          <w:rFonts w:hint="eastAsia"/>
        </w:rPr>
        <w:t>应用的</w:t>
      </w:r>
      <w:r w:rsidR="00730296">
        <w:rPr>
          <w:rFonts w:hint="eastAsia"/>
        </w:rPr>
        <w:t>开发和</w:t>
      </w:r>
      <w:r w:rsidR="00735572">
        <w:rPr>
          <w:rFonts w:hint="eastAsia"/>
        </w:rPr>
        <w:t>分发渠道有多重要，只要对互联网稍有概念就不用再赘述这个常识了。</w:t>
      </w:r>
    </w:p>
    <w:p w14:paraId="0D499BDC" w14:textId="77777777" w:rsidR="006A5D9D" w:rsidRPr="006A5D9D" w:rsidRDefault="006A5D9D" w:rsidP="006A5D9D">
      <w:pPr>
        <w:rPr>
          <w:rFonts w:hint="eastAsia"/>
          <w:b/>
          <w:bCs/>
        </w:rPr>
      </w:pPr>
      <w:r w:rsidRPr="006A5D9D">
        <w:rPr>
          <w:b/>
          <w:bCs/>
        </w:rPr>
        <w:t>3. agent skill与AI应用开发中的MCP、tool、rules等技术的关系和对比</w:t>
      </w:r>
    </w:p>
    <w:p w14:paraId="5BED0A35" w14:textId="77777777" w:rsidR="006A5D9D" w:rsidRPr="006A5D9D" w:rsidRDefault="006A5D9D" w:rsidP="006A5D9D">
      <w:pPr>
        <w:rPr>
          <w:rFonts w:hint="eastAsia"/>
        </w:rPr>
      </w:pPr>
      <w:r w:rsidRPr="006A5D9D">
        <w:t>Agent Skill与MCP（Model Context Protocol）、tool、rules等技术共同构成了现代AI应用的生态系统：</w:t>
      </w:r>
    </w:p>
    <w:p w14:paraId="2FAD7171" w14:textId="77777777" w:rsidR="006A5D9D" w:rsidRPr="006A5D9D" w:rsidRDefault="006A5D9D" w:rsidP="006A5D9D">
      <w:pPr>
        <w:numPr>
          <w:ilvl w:val="0"/>
          <w:numId w:val="2"/>
        </w:numPr>
        <w:rPr>
          <w:rFonts w:hint="eastAsia"/>
        </w:rPr>
      </w:pPr>
      <w:r w:rsidRPr="006A5D9D">
        <w:rPr>
          <w:b/>
          <w:bCs/>
        </w:rPr>
        <w:t>MCP（Model Context Protocol）</w:t>
      </w:r>
      <w:r w:rsidRPr="006A5D9D">
        <w:t>：提供了一个标准化的协议，允许AI模型与外部系统进行双向通信。MCP定义了如何发现、描述和调用工具，Agent Skill是MCP协议中的重要组成部分。</w:t>
      </w:r>
    </w:p>
    <w:p w14:paraId="2BE5BBE4" w14:textId="77777777" w:rsidR="006A5D9D" w:rsidRPr="006A5D9D" w:rsidRDefault="006A5D9D" w:rsidP="006A5D9D">
      <w:pPr>
        <w:numPr>
          <w:ilvl w:val="0"/>
          <w:numId w:val="2"/>
        </w:numPr>
        <w:rPr>
          <w:rFonts w:hint="eastAsia"/>
        </w:rPr>
      </w:pPr>
      <w:r w:rsidRPr="006A5D9D">
        <w:rPr>
          <w:b/>
          <w:bCs/>
        </w:rPr>
        <w:lastRenderedPageBreak/>
        <w:t>Tool</w:t>
      </w:r>
      <w:r w:rsidRPr="006A5D9D">
        <w:t>：通常指具体的可执行功能或API，可以是函数、API端点或其他可执行的代码片段。Agent Skill是对Tool的高级封装，包含了元数据、描述、参数验证等。</w:t>
      </w:r>
    </w:p>
    <w:p w14:paraId="2765EA61" w14:textId="77777777" w:rsidR="006A5D9D" w:rsidRDefault="006A5D9D" w:rsidP="006A5D9D">
      <w:pPr>
        <w:numPr>
          <w:ilvl w:val="0"/>
          <w:numId w:val="2"/>
        </w:numPr>
      </w:pPr>
      <w:r w:rsidRPr="006A5D9D">
        <w:rPr>
          <w:b/>
          <w:bCs/>
        </w:rPr>
        <w:t>Rules</w:t>
      </w:r>
      <w:r w:rsidRPr="006A5D9D">
        <w:t>：定义了AI模型在特定情况下应遵循的行为准则或约束条件。Rules可以与Skills配合使用，指导何时以及如何调用特定的技能。</w:t>
      </w:r>
    </w:p>
    <w:p w14:paraId="6EBF8E84" w14:textId="09C3DC44" w:rsidR="003E2673" w:rsidRPr="006A5D9D" w:rsidRDefault="000B674E" w:rsidP="003E2673">
      <w:pPr>
        <w:ind w:left="360"/>
        <w:rPr>
          <w:rFonts w:hint="eastAsia"/>
        </w:rPr>
      </w:pPr>
      <w:r>
        <w:rPr>
          <w:noProof/>
        </w:rPr>
        <w:lastRenderedPageBreak/>
        <w:drawing>
          <wp:inline distT="0" distB="0" distL="0" distR="0" wp14:anchorId="60A56F41" wp14:editId="39E5D054">
            <wp:extent cx="2967355" cy="8863330"/>
            <wp:effectExtent l="0" t="0" r="4445" b="0"/>
            <wp:docPr id="5015497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67355" cy="8863330"/>
                    </a:xfrm>
                    <a:prstGeom prst="rect">
                      <a:avLst/>
                    </a:prstGeom>
                    <a:noFill/>
                    <a:ln>
                      <a:noFill/>
                    </a:ln>
                  </pic:spPr>
                </pic:pic>
              </a:graphicData>
            </a:graphic>
          </wp:inline>
        </w:drawing>
      </w:r>
    </w:p>
    <w:p w14:paraId="0BDD48D5" w14:textId="77777777" w:rsidR="006A5D9D" w:rsidRPr="006A5D9D" w:rsidRDefault="006A5D9D" w:rsidP="000B674E">
      <w:pPr>
        <w:ind w:firstLineChars="200" w:firstLine="420"/>
        <w:rPr>
          <w:rFonts w:hint="eastAsia"/>
        </w:rPr>
      </w:pPr>
      <w:r w:rsidRPr="006A5D9D">
        <w:lastRenderedPageBreak/>
        <w:t>Agent Skill可以看作是MCP协议中的一种具体实现方式，它将Tool进行了标准化和规范化，提供了更丰富的元数据和更好的可发现性。</w:t>
      </w:r>
    </w:p>
    <w:p w14:paraId="433FD2B2" w14:textId="6E16BCBF" w:rsidR="006A5D9D" w:rsidRPr="006A5D9D" w:rsidRDefault="006A5D9D" w:rsidP="006A5D9D">
      <w:pPr>
        <w:rPr>
          <w:rFonts w:hint="eastAsia"/>
          <w:b/>
          <w:bCs/>
        </w:rPr>
      </w:pPr>
      <w:r w:rsidRPr="006A5D9D">
        <w:rPr>
          <w:b/>
          <w:bCs/>
        </w:rPr>
        <w:t>4.</w:t>
      </w:r>
      <w:r w:rsidR="00014E63">
        <w:rPr>
          <w:rFonts w:hint="eastAsia"/>
          <w:b/>
          <w:bCs/>
        </w:rPr>
        <w:t>行胜于言</w:t>
      </w:r>
      <w:r w:rsidRPr="006A5D9D">
        <w:rPr>
          <w:b/>
          <w:bCs/>
        </w:rPr>
        <w:t>，在</w:t>
      </w:r>
      <w:proofErr w:type="spellStart"/>
      <w:r w:rsidRPr="006A5D9D">
        <w:rPr>
          <w:b/>
          <w:bCs/>
        </w:rPr>
        <w:t>CangjieMagic</w:t>
      </w:r>
      <w:proofErr w:type="spellEnd"/>
      <w:r w:rsidRPr="006A5D9D">
        <w:rPr>
          <w:b/>
          <w:bCs/>
        </w:rPr>
        <w:t>框架中添加</w:t>
      </w:r>
      <w:r w:rsidR="00903A87">
        <w:rPr>
          <w:rFonts w:hint="eastAsia"/>
          <w:b/>
          <w:bCs/>
        </w:rPr>
        <w:t>对</w:t>
      </w:r>
      <w:r w:rsidRPr="006A5D9D">
        <w:rPr>
          <w:b/>
          <w:bCs/>
        </w:rPr>
        <w:t>agent skill标准的</w:t>
      </w:r>
      <w:r w:rsidR="00531229">
        <w:rPr>
          <w:rFonts w:hint="eastAsia"/>
          <w:b/>
          <w:bCs/>
        </w:rPr>
        <w:t>支持</w:t>
      </w:r>
      <w:r w:rsidRPr="006A5D9D">
        <w:rPr>
          <w:b/>
          <w:bCs/>
        </w:rPr>
        <w:t>和</w:t>
      </w:r>
      <w:r w:rsidR="00720581">
        <w:rPr>
          <w:rFonts w:hint="eastAsia"/>
          <w:b/>
          <w:bCs/>
        </w:rPr>
        <w:t>实现</w:t>
      </w:r>
      <w:r w:rsidRPr="006A5D9D">
        <w:rPr>
          <w:b/>
          <w:bCs/>
        </w:rPr>
        <w:t>情况</w:t>
      </w:r>
    </w:p>
    <w:p w14:paraId="2345E63F" w14:textId="0ABE6225" w:rsidR="00C26D26" w:rsidRDefault="001C0DAF" w:rsidP="00AA3304">
      <w:pPr>
        <w:ind w:firstLineChars="200" w:firstLine="420"/>
        <w:rPr>
          <w:rFonts w:hint="eastAsia"/>
        </w:rPr>
      </w:pPr>
      <w:r>
        <w:rPr>
          <w:rFonts w:hint="eastAsia"/>
        </w:rPr>
        <w:t>对于普通用户来说，能够掌握各种AI编程工具或者AI开发平台中的skill创建和使用等操作就已经足够闯荡AI江湖</w:t>
      </w:r>
      <w:r w:rsidR="00E011D0">
        <w:rPr>
          <w:rFonts w:hint="eastAsia"/>
        </w:rPr>
        <w:t>了</w:t>
      </w:r>
      <w:r>
        <w:rPr>
          <w:rFonts w:hint="eastAsia"/>
        </w:rPr>
        <w:t>。但对于我们</w:t>
      </w:r>
      <w:proofErr w:type="spellStart"/>
      <w:r>
        <w:rPr>
          <w:rFonts w:hint="eastAsia"/>
        </w:rPr>
        <w:t>UCToo</w:t>
      </w:r>
      <w:proofErr w:type="spellEnd"/>
      <w:r>
        <w:rPr>
          <w:rFonts w:hint="eastAsia"/>
        </w:rPr>
        <w:t>致力于开发全链路自主可控AI开发工具链的开发者来说，就有必要更加深刻的理解agent skill的机制。</w:t>
      </w:r>
      <w:r w:rsidR="00210B8B">
        <w:rPr>
          <w:rFonts w:hint="eastAsia"/>
        </w:rPr>
        <w:t>那么开发一个agent skill的运行时也</w:t>
      </w:r>
      <w:r w:rsidR="001D4D92">
        <w:rPr>
          <w:rFonts w:hint="eastAsia"/>
        </w:rPr>
        <w:t>就</w:t>
      </w:r>
      <w:r w:rsidR="00210B8B">
        <w:rPr>
          <w:rFonts w:hint="eastAsia"/>
        </w:rPr>
        <w:t>是理解agent skill的最好方式。</w:t>
      </w:r>
      <w:r w:rsidR="006A4EE9">
        <w:rPr>
          <w:rFonts w:hint="eastAsia"/>
        </w:rPr>
        <w:t>去年12月的仓颉社区workshop中，作者在</w:t>
      </w:r>
      <w:r w:rsidR="00370CDF">
        <w:rPr>
          <w:rFonts w:hint="eastAsia"/>
        </w:rPr>
        <w:t>线上演讲PPT中</w:t>
      </w:r>
      <w:r w:rsidR="00FC40FF">
        <w:rPr>
          <w:rFonts w:hint="eastAsia"/>
        </w:rPr>
        <w:t>发出开源合作倡议，推动头部企业搭建AI开发仓颉编程语言流水线</w:t>
      </w:r>
      <w:r w:rsidR="00774696">
        <w:rPr>
          <w:rFonts w:hint="eastAsia"/>
        </w:rPr>
        <w:t>，把各种标准都用仓颉编程语言开发实现一遍</w:t>
      </w:r>
      <w:r w:rsidR="00FC40FF">
        <w:rPr>
          <w:rFonts w:hint="eastAsia"/>
        </w:rPr>
        <w:t>，用国产自主可控技术</w:t>
      </w:r>
      <w:proofErr w:type="gramStart"/>
      <w:r w:rsidR="00FC40FF">
        <w:rPr>
          <w:rFonts w:hint="eastAsia"/>
        </w:rPr>
        <w:t>栈</w:t>
      </w:r>
      <w:proofErr w:type="gramEnd"/>
      <w:r w:rsidR="00FC40FF">
        <w:rPr>
          <w:rFonts w:hint="eastAsia"/>
        </w:rPr>
        <w:t>重写原生智能数字世界基础设施</w:t>
      </w:r>
      <w:r w:rsidR="00774696">
        <w:rPr>
          <w:rFonts w:hint="eastAsia"/>
        </w:rPr>
        <w:t>。</w:t>
      </w:r>
      <w:r w:rsidR="001E725D">
        <w:rPr>
          <w:rFonts w:hint="eastAsia"/>
        </w:rPr>
        <w:t>行胜于言，正好agent skill标准送上门了，我们就第一个拿他来做示范。</w:t>
      </w:r>
      <w:r w:rsidR="00530744">
        <w:rPr>
          <w:rFonts w:hint="eastAsia"/>
        </w:rPr>
        <w:t>严格来说agent skill还没有经过</w:t>
      </w:r>
      <w:r w:rsidR="00277534">
        <w:rPr>
          <w:rFonts w:hint="eastAsia"/>
        </w:rPr>
        <w:t>权威的标准化组织认证采纳为标准，但是IT领域的常态从来都是</w:t>
      </w:r>
      <w:r w:rsidR="00A92F56">
        <w:rPr>
          <w:rFonts w:hint="eastAsia"/>
        </w:rPr>
        <w:t>产业界走在最前沿，</w:t>
      </w:r>
      <w:r w:rsidR="00277534">
        <w:rPr>
          <w:rFonts w:hint="eastAsia"/>
        </w:rPr>
        <w:t>谁先</w:t>
      </w:r>
      <w:r w:rsidR="00277534">
        <w:rPr>
          <w:rFonts w:hint="eastAsia"/>
        </w:rPr>
        <w:t>开发出来谁先发布出来，谁的最佳实践被采用的最广泛谁就是事实上的行业标准。</w:t>
      </w:r>
      <w:r w:rsidR="00530744">
        <w:rPr>
          <w:rFonts w:hint="eastAsia"/>
        </w:rPr>
        <w:t xml:space="preserve">  </w:t>
      </w:r>
    </w:p>
    <w:p w14:paraId="0282BCCD" w14:textId="784DA01E" w:rsidR="006A5D9D" w:rsidRPr="006A5D9D" w:rsidRDefault="001C0DAF" w:rsidP="00AA3304">
      <w:pPr>
        <w:ind w:firstLineChars="200" w:firstLine="420"/>
        <w:rPr>
          <w:rFonts w:hint="eastAsia"/>
        </w:rPr>
      </w:pPr>
      <w:r>
        <w:rPr>
          <w:rFonts w:hint="eastAsia"/>
        </w:rPr>
        <w:t>因此</w:t>
      </w:r>
      <w:r w:rsidR="00815FB2">
        <w:rPr>
          <w:rFonts w:hint="eastAsia"/>
        </w:rPr>
        <w:t>一</w:t>
      </w:r>
      <w:r w:rsidR="00440B11">
        <w:rPr>
          <w:rFonts w:hint="eastAsia"/>
        </w:rPr>
        <w:t>月初</w:t>
      </w:r>
      <w:r>
        <w:rPr>
          <w:rFonts w:hint="eastAsia"/>
        </w:rPr>
        <w:t>作者用仓颉编程语言开发了第一个版本的在</w:t>
      </w:r>
      <w:proofErr w:type="spellStart"/>
      <w:r>
        <w:rPr>
          <w:rFonts w:hint="eastAsia"/>
        </w:rPr>
        <w:t>CangjieMagic</w:t>
      </w:r>
      <w:proofErr w:type="spellEnd"/>
      <w:r>
        <w:rPr>
          <w:rFonts w:hint="eastAsia"/>
        </w:rPr>
        <w:t>框架中运行agent skill的运行时。</w:t>
      </w:r>
      <w:r w:rsidR="00F47B20">
        <w:rPr>
          <w:rFonts w:hint="eastAsia"/>
        </w:rPr>
        <w:t>实现了</w:t>
      </w:r>
      <w:proofErr w:type="spellStart"/>
      <w:r w:rsidR="006A5D9D" w:rsidRPr="006A5D9D">
        <w:t>CangjieMagic</w:t>
      </w:r>
      <w:proofErr w:type="spellEnd"/>
      <w:r w:rsidR="006A5D9D" w:rsidRPr="006A5D9D">
        <w:t>框架对Agent Skill标准的支持。该项目的主要实现方案包括：</w:t>
      </w:r>
    </w:p>
    <w:p w14:paraId="6C91B88C" w14:textId="77777777" w:rsidR="006A5D9D" w:rsidRPr="006A5D9D" w:rsidRDefault="006A5D9D" w:rsidP="006A5D9D">
      <w:pPr>
        <w:numPr>
          <w:ilvl w:val="0"/>
          <w:numId w:val="3"/>
        </w:numPr>
        <w:rPr>
          <w:rFonts w:hint="eastAsia"/>
        </w:rPr>
      </w:pPr>
      <w:r w:rsidRPr="006A5D9D">
        <w:rPr>
          <w:b/>
          <w:bCs/>
        </w:rPr>
        <w:t>技能注册与发现机制</w:t>
      </w:r>
      <w:r w:rsidRPr="006A5D9D">
        <w:t>：实现了自动扫描和注册技能的能力，开发者只需按照标准格式创建技能，框架即可自动发现并加载。</w:t>
      </w:r>
    </w:p>
    <w:p w14:paraId="2D61B5EB" w14:textId="77777777" w:rsidR="006A5D9D" w:rsidRPr="006A5D9D" w:rsidRDefault="006A5D9D" w:rsidP="006A5D9D">
      <w:pPr>
        <w:numPr>
          <w:ilvl w:val="0"/>
          <w:numId w:val="3"/>
        </w:numPr>
        <w:rPr>
          <w:rFonts w:hint="eastAsia"/>
        </w:rPr>
      </w:pPr>
      <w:r w:rsidRPr="006A5D9D">
        <w:rPr>
          <w:b/>
          <w:bCs/>
        </w:rPr>
        <w:t>标准化接口</w:t>
      </w:r>
      <w:r w:rsidRPr="006A5D9D">
        <w:t>：为技能提供了统一的接口规范，包括输入验证、错误处理、响应格式等。</w:t>
      </w:r>
    </w:p>
    <w:p w14:paraId="188CC7DF" w14:textId="77777777" w:rsidR="006A5D9D" w:rsidRPr="006A5D9D" w:rsidRDefault="006A5D9D" w:rsidP="006A5D9D">
      <w:pPr>
        <w:numPr>
          <w:ilvl w:val="0"/>
          <w:numId w:val="3"/>
        </w:numPr>
        <w:rPr>
          <w:rFonts w:hint="eastAsia"/>
        </w:rPr>
      </w:pPr>
      <w:r w:rsidRPr="006A5D9D">
        <w:rPr>
          <w:b/>
          <w:bCs/>
        </w:rPr>
        <w:t>运行时管理</w:t>
      </w:r>
      <w:r w:rsidRPr="006A5D9D">
        <w:t>：实现了技能的生命周期管理，包括初始化、执行和清理。</w:t>
      </w:r>
    </w:p>
    <w:p w14:paraId="6BDC8522" w14:textId="77777777" w:rsidR="006A5D9D" w:rsidRPr="006A5D9D" w:rsidRDefault="006A5D9D" w:rsidP="006A5D9D">
      <w:pPr>
        <w:numPr>
          <w:ilvl w:val="0"/>
          <w:numId w:val="3"/>
        </w:numPr>
        <w:rPr>
          <w:rFonts w:hint="eastAsia"/>
        </w:rPr>
      </w:pPr>
      <w:r w:rsidRPr="006A5D9D">
        <w:rPr>
          <w:b/>
          <w:bCs/>
        </w:rPr>
        <w:t>安全控制</w:t>
      </w:r>
      <w:r w:rsidRPr="006A5D9D">
        <w:t>：引入了权限管理和沙箱机制，确保技能只能访问被授权的资源。</w:t>
      </w:r>
    </w:p>
    <w:p w14:paraId="05EC625D" w14:textId="3B3CCD0A" w:rsidR="006A5D9D" w:rsidRPr="006A5D9D" w:rsidRDefault="006A5D9D" w:rsidP="00D40EFE">
      <w:pPr>
        <w:ind w:firstLineChars="200" w:firstLine="420"/>
        <w:rPr>
          <w:rFonts w:hint="eastAsia"/>
        </w:rPr>
      </w:pPr>
      <w:proofErr w:type="spellStart"/>
      <w:r w:rsidRPr="006A5D9D">
        <w:t>CangjieMagic</w:t>
      </w:r>
      <w:proofErr w:type="spellEnd"/>
      <w:r w:rsidRPr="006A5D9D">
        <w:t>框架通过这套机制，使得开发者可以轻松创建符合标准的Agent Skills，并与AI模型进行集成。</w:t>
      </w:r>
      <w:r w:rsidR="00A279C1">
        <w:rPr>
          <w:rFonts w:hint="eastAsia"/>
        </w:rPr>
        <w:t>其实，也就是实现了agent skill开放标准中，</w:t>
      </w:r>
      <w:r w:rsidR="00A279C1" w:rsidRPr="00A279C1">
        <w:rPr>
          <w:rFonts w:hint="eastAsia"/>
        </w:rPr>
        <w:t>integrate-skills</w:t>
      </w:r>
      <w:r w:rsidR="00C97F2F">
        <w:rPr>
          <w:rFonts w:hint="eastAsia"/>
        </w:rPr>
        <w:t>文档</w:t>
      </w:r>
      <w:r w:rsidR="00A279C1">
        <w:rPr>
          <w:rFonts w:hint="eastAsia"/>
        </w:rPr>
        <w:t>所述的内容。</w:t>
      </w:r>
    </w:p>
    <w:p w14:paraId="58864ABF" w14:textId="09893F55" w:rsidR="006A5D9D" w:rsidRPr="006A5D9D" w:rsidRDefault="006A5D9D" w:rsidP="006A5D9D">
      <w:pPr>
        <w:rPr>
          <w:rFonts w:hint="eastAsia"/>
          <w:b/>
          <w:bCs/>
        </w:rPr>
      </w:pPr>
      <w:r w:rsidRPr="006A5D9D">
        <w:rPr>
          <w:b/>
          <w:bCs/>
        </w:rPr>
        <w:t>5.将</w:t>
      </w:r>
      <w:proofErr w:type="spellStart"/>
      <w:r w:rsidRPr="006A5D9D">
        <w:rPr>
          <w:b/>
          <w:bCs/>
        </w:rPr>
        <w:t>mcp</w:t>
      </w:r>
      <w:proofErr w:type="spellEnd"/>
      <w:r w:rsidRPr="006A5D9D">
        <w:rPr>
          <w:b/>
          <w:bCs/>
        </w:rPr>
        <w:t>服务改造成skill的示例</w:t>
      </w:r>
      <w:r w:rsidR="00453961">
        <w:rPr>
          <w:rFonts w:hint="eastAsia"/>
          <w:b/>
          <w:bCs/>
        </w:rPr>
        <w:t>开源</w:t>
      </w:r>
      <w:r w:rsidRPr="006A5D9D">
        <w:rPr>
          <w:b/>
          <w:bCs/>
        </w:rPr>
        <w:t>项目</w:t>
      </w:r>
    </w:p>
    <w:p w14:paraId="32EE6DBC" w14:textId="530A615A" w:rsidR="006A5D9D" w:rsidRPr="006A5D9D" w:rsidRDefault="001169EE" w:rsidP="001169EE">
      <w:pPr>
        <w:ind w:firstLineChars="200" w:firstLine="420"/>
        <w:rPr>
          <w:rFonts w:hint="eastAsia"/>
        </w:rPr>
      </w:pPr>
      <w:r>
        <w:rPr>
          <w:rFonts w:hint="eastAsia"/>
        </w:rPr>
        <w:t>在作者的上一篇文章《</w:t>
      </w:r>
      <w:r w:rsidR="00A55C6D" w:rsidRPr="00A55C6D">
        <w:rPr>
          <w:rFonts w:hint="eastAsia"/>
        </w:rPr>
        <w:t>只需免费AI就能用仓颉开发强大Agent</w:t>
      </w:r>
      <w:r>
        <w:rPr>
          <w:rFonts w:hint="eastAsia"/>
        </w:rPr>
        <w:t>》中，</w:t>
      </w:r>
      <w:r w:rsidR="00DF5F39">
        <w:rPr>
          <w:rFonts w:hint="eastAsia"/>
        </w:rPr>
        <w:t>作者已经采用</w:t>
      </w:r>
      <w:proofErr w:type="spellStart"/>
      <w:r w:rsidR="00DF5F39">
        <w:rPr>
          <w:rFonts w:hint="eastAsia"/>
        </w:rPr>
        <w:t>CangjieMagic</w:t>
      </w:r>
      <w:proofErr w:type="spellEnd"/>
      <w:r w:rsidR="00DF5F39">
        <w:rPr>
          <w:rFonts w:hint="eastAsia"/>
        </w:rPr>
        <w:t>框架开发了一个</w:t>
      </w:r>
      <w:proofErr w:type="spellStart"/>
      <w:r w:rsidR="00DF5F39">
        <w:rPr>
          <w:rFonts w:hint="eastAsia"/>
        </w:rPr>
        <w:t>uctoo_api_mcp</w:t>
      </w:r>
      <w:proofErr w:type="spellEnd"/>
      <w:r w:rsidR="005B471E">
        <w:rPr>
          <w:rFonts w:hint="eastAsia"/>
        </w:rPr>
        <w:t xml:space="preserve"> agent应用</w:t>
      </w:r>
      <w:r w:rsidR="00DF5F39">
        <w:rPr>
          <w:rFonts w:hint="eastAsia"/>
        </w:rPr>
        <w:t>。</w:t>
      </w:r>
      <w:r w:rsidR="005B471E">
        <w:rPr>
          <w:rFonts w:hint="eastAsia"/>
        </w:rPr>
        <w:t>这个agent</w:t>
      </w:r>
      <w:r w:rsidR="00B27A7E">
        <w:rPr>
          <w:rFonts w:hint="eastAsia"/>
        </w:rPr>
        <w:t>应用</w:t>
      </w:r>
      <w:r w:rsidR="005B471E">
        <w:rPr>
          <w:rFonts w:hint="eastAsia"/>
        </w:rPr>
        <w:t>可以</w:t>
      </w:r>
      <w:r w:rsidR="00D010C4">
        <w:rPr>
          <w:rFonts w:hint="eastAsia"/>
        </w:rPr>
        <w:t>实现通过自然语言调用</w:t>
      </w:r>
      <w:proofErr w:type="spellStart"/>
      <w:r w:rsidR="00D010C4">
        <w:rPr>
          <w:rFonts w:hint="eastAsia"/>
        </w:rPr>
        <w:t>uctoo</w:t>
      </w:r>
      <w:proofErr w:type="spellEnd"/>
      <w:r w:rsidR="00D010C4">
        <w:rPr>
          <w:rFonts w:hint="eastAsia"/>
        </w:rPr>
        <w:t>服务器端应用的API接口，实现登录、CRUD操作数据库。</w:t>
      </w:r>
      <w:r w:rsidR="00F97894">
        <w:rPr>
          <w:rFonts w:hint="eastAsia"/>
        </w:rPr>
        <w:t>我们本次实践，就把这个</w:t>
      </w:r>
      <w:proofErr w:type="spellStart"/>
      <w:r w:rsidR="00F97894">
        <w:rPr>
          <w:rFonts w:hint="eastAsia"/>
        </w:rPr>
        <w:t>uctoo_api_mcp</w:t>
      </w:r>
      <w:proofErr w:type="spellEnd"/>
      <w:r w:rsidR="00F97894">
        <w:rPr>
          <w:rFonts w:hint="eastAsia"/>
        </w:rPr>
        <w:t>应用重构成skill应用形态。</w:t>
      </w:r>
      <w:proofErr w:type="spellStart"/>
      <w:r w:rsidR="00781753">
        <w:rPr>
          <w:rFonts w:hint="eastAsia"/>
        </w:rPr>
        <w:t>u</w:t>
      </w:r>
      <w:r w:rsidR="00874A78">
        <w:rPr>
          <w:rFonts w:hint="eastAsia"/>
        </w:rPr>
        <w:t>ctoo_api_skill</w:t>
      </w:r>
      <w:proofErr w:type="spellEnd"/>
      <w:r w:rsidR="00874A78">
        <w:rPr>
          <w:rFonts w:hint="eastAsia"/>
        </w:rPr>
        <w:t>开源</w:t>
      </w:r>
      <w:r w:rsidR="006A5D9D" w:rsidRPr="006A5D9D">
        <w:t>项目展示了如何将传统的MCP服务改造成符合Agent Skill标准的示例。具体流程包括：</w:t>
      </w:r>
    </w:p>
    <w:p w14:paraId="7FF491CC" w14:textId="77777777" w:rsidR="006A5D9D" w:rsidRPr="006A5D9D" w:rsidRDefault="006A5D9D" w:rsidP="006A5D9D">
      <w:pPr>
        <w:numPr>
          <w:ilvl w:val="0"/>
          <w:numId w:val="4"/>
        </w:numPr>
        <w:rPr>
          <w:rFonts w:hint="eastAsia"/>
        </w:rPr>
      </w:pPr>
      <w:r w:rsidRPr="006A5D9D">
        <w:rPr>
          <w:b/>
          <w:bCs/>
        </w:rPr>
        <w:t>服务分析</w:t>
      </w:r>
      <w:r w:rsidRPr="006A5D9D">
        <w:t>：分析现有的MCP服务功能，确定哪些功能适合封装为技能。</w:t>
      </w:r>
    </w:p>
    <w:p w14:paraId="648A2A68" w14:textId="77777777" w:rsidR="006A5D9D" w:rsidRPr="006A5D9D" w:rsidRDefault="006A5D9D" w:rsidP="006A5D9D">
      <w:pPr>
        <w:numPr>
          <w:ilvl w:val="0"/>
          <w:numId w:val="4"/>
        </w:numPr>
        <w:rPr>
          <w:rFonts w:hint="eastAsia"/>
        </w:rPr>
      </w:pPr>
      <w:r w:rsidRPr="006A5D9D">
        <w:rPr>
          <w:b/>
          <w:bCs/>
        </w:rPr>
        <w:t>接口标准化</w:t>
      </w:r>
      <w:r w:rsidRPr="006A5D9D">
        <w:t>：将原有的MCP服务接口转换为符合Agent Skill标准的格式。</w:t>
      </w:r>
    </w:p>
    <w:p w14:paraId="2389B5D1" w14:textId="77777777" w:rsidR="006A5D9D" w:rsidRPr="006A5D9D" w:rsidRDefault="006A5D9D" w:rsidP="006A5D9D">
      <w:pPr>
        <w:numPr>
          <w:ilvl w:val="0"/>
          <w:numId w:val="4"/>
        </w:numPr>
        <w:rPr>
          <w:rFonts w:hint="eastAsia"/>
        </w:rPr>
      </w:pPr>
      <w:r w:rsidRPr="006A5D9D">
        <w:rPr>
          <w:b/>
          <w:bCs/>
        </w:rPr>
        <w:t>参数映射</w:t>
      </w:r>
      <w:r w:rsidRPr="006A5D9D">
        <w:t>：实现自然语言输入到结构化参数的映射机制。</w:t>
      </w:r>
    </w:p>
    <w:p w14:paraId="7510EB30" w14:textId="77777777" w:rsidR="006A5D9D" w:rsidRPr="006A5D9D" w:rsidRDefault="006A5D9D" w:rsidP="006A5D9D">
      <w:pPr>
        <w:numPr>
          <w:ilvl w:val="0"/>
          <w:numId w:val="4"/>
        </w:numPr>
        <w:rPr>
          <w:rFonts w:hint="eastAsia"/>
        </w:rPr>
      </w:pPr>
      <w:r w:rsidRPr="006A5D9D">
        <w:rPr>
          <w:b/>
          <w:bCs/>
        </w:rPr>
        <w:t>响应格式化</w:t>
      </w:r>
      <w:r w:rsidRPr="006A5D9D">
        <w:t>：将服务的</w:t>
      </w:r>
      <w:proofErr w:type="gramStart"/>
      <w:r w:rsidRPr="006A5D9D">
        <w:t>原始响应</w:t>
      </w:r>
      <w:proofErr w:type="gramEnd"/>
      <w:r w:rsidRPr="006A5D9D">
        <w:t>转换为符合标准的格式。</w:t>
      </w:r>
    </w:p>
    <w:p w14:paraId="251B8F98" w14:textId="77777777" w:rsidR="006A5D9D" w:rsidRPr="006A5D9D" w:rsidRDefault="006A5D9D" w:rsidP="006A5D9D">
      <w:pPr>
        <w:rPr>
          <w:rFonts w:hint="eastAsia"/>
        </w:rPr>
      </w:pPr>
      <w:r w:rsidRPr="006A5D9D">
        <w:t>在</w:t>
      </w:r>
      <w:proofErr w:type="spellStart"/>
      <w:r w:rsidRPr="006A5D9D">
        <w:t>uctoo_api_skill</w:t>
      </w:r>
      <w:proofErr w:type="spellEnd"/>
      <w:r w:rsidRPr="006A5D9D">
        <w:t>示例项目中，实现了以下流程：</w:t>
      </w:r>
    </w:p>
    <w:p w14:paraId="2D607723" w14:textId="77777777" w:rsidR="006A5D9D" w:rsidRPr="006A5D9D" w:rsidRDefault="006A5D9D" w:rsidP="006A5D9D">
      <w:pPr>
        <w:numPr>
          <w:ilvl w:val="0"/>
          <w:numId w:val="5"/>
        </w:numPr>
        <w:rPr>
          <w:rFonts w:hint="eastAsia"/>
        </w:rPr>
      </w:pPr>
      <w:r w:rsidRPr="006A5D9D">
        <w:t>接收自然语言请求（如"请使用账号demo和密码123456登录"）</w:t>
      </w:r>
    </w:p>
    <w:p w14:paraId="68C7470A" w14:textId="77777777" w:rsidR="006A5D9D" w:rsidRPr="006A5D9D" w:rsidRDefault="006A5D9D" w:rsidP="006A5D9D">
      <w:pPr>
        <w:numPr>
          <w:ilvl w:val="0"/>
          <w:numId w:val="5"/>
        </w:numPr>
        <w:rPr>
          <w:rFonts w:hint="eastAsia"/>
        </w:rPr>
      </w:pPr>
      <w:r w:rsidRPr="006A5D9D">
        <w:t>通过自然语言处理模块解析意图和参数</w:t>
      </w:r>
    </w:p>
    <w:p w14:paraId="3FFD35DB" w14:textId="77777777" w:rsidR="006A5D9D" w:rsidRPr="006A5D9D" w:rsidRDefault="006A5D9D" w:rsidP="006A5D9D">
      <w:pPr>
        <w:numPr>
          <w:ilvl w:val="0"/>
          <w:numId w:val="5"/>
        </w:numPr>
        <w:rPr>
          <w:rFonts w:hint="eastAsia"/>
        </w:rPr>
      </w:pPr>
      <w:r w:rsidRPr="006A5D9D">
        <w:t>将请求转换为对</w:t>
      </w:r>
      <w:proofErr w:type="spellStart"/>
      <w:r w:rsidRPr="006A5D9D">
        <w:t>uctoo</w:t>
      </w:r>
      <w:proofErr w:type="spellEnd"/>
      <w:r w:rsidRPr="006A5D9D">
        <w:t>后端API的调用</w:t>
      </w:r>
    </w:p>
    <w:p w14:paraId="7007E99F" w14:textId="77777777" w:rsidR="006A5D9D" w:rsidRPr="006A5D9D" w:rsidRDefault="006A5D9D" w:rsidP="006A5D9D">
      <w:pPr>
        <w:numPr>
          <w:ilvl w:val="0"/>
          <w:numId w:val="5"/>
        </w:numPr>
        <w:rPr>
          <w:rFonts w:hint="eastAsia"/>
        </w:rPr>
      </w:pPr>
      <w:r w:rsidRPr="006A5D9D">
        <w:t>处理API响应并返回给AI模型</w:t>
      </w:r>
    </w:p>
    <w:p w14:paraId="13812915" w14:textId="4FD7FC8F" w:rsidR="006A5D9D" w:rsidRDefault="006A5D9D" w:rsidP="005D3614">
      <w:pPr>
        <w:ind w:firstLineChars="200" w:firstLine="420"/>
      </w:pPr>
      <w:proofErr w:type="spellStart"/>
      <w:r w:rsidRPr="006A5D9D">
        <w:t>uctoo_api_mcp_server</w:t>
      </w:r>
      <w:proofErr w:type="spellEnd"/>
      <w:r w:rsidRPr="006A5D9D">
        <w:t>项目作为MCP服务器，负责接收来自AI模型的技能调用请求，并执行相应的后端操作。</w:t>
      </w:r>
      <w:proofErr w:type="spellStart"/>
      <w:r w:rsidRPr="006A5D9D">
        <w:t>uctoo_api_mcp_client</w:t>
      </w:r>
      <w:proofErr w:type="spellEnd"/>
      <w:r w:rsidRPr="006A5D9D">
        <w:t>项目则作为客户端，演示了如何与MCP服务器进行交互。</w:t>
      </w:r>
      <w:r w:rsidR="00C523B7">
        <w:rPr>
          <w:rFonts w:hint="eastAsia"/>
        </w:rPr>
        <w:t>在</w:t>
      </w:r>
      <w:proofErr w:type="spellStart"/>
      <w:r w:rsidR="00C523B7">
        <w:rPr>
          <w:rFonts w:hint="eastAsia"/>
        </w:rPr>
        <w:t>uctoo_api_skill</w:t>
      </w:r>
      <w:proofErr w:type="spellEnd"/>
      <w:r w:rsidR="00F2037D">
        <w:rPr>
          <w:rFonts w:hint="eastAsia"/>
        </w:rPr>
        <w:t>（</w:t>
      </w:r>
      <w:r w:rsidR="003B3A42" w:rsidRPr="003B3A42">
        <w:rPr>
          <w:rFonts w:hint="eastAsia"/>
        </w:rPr>
        <w:t>https://gitcode.com/UCToo/CangjieMagic</w:t>
      </w:r>
      <w:r w:rsidR="00F2037D">
        <w:rPr>
          <w:rFonts w:hint="eastAsia"/>
        </w:rPr>
        <w:t>）</w:t>
      </w:r>
      <w:r w:rsidR="00C523B7">
        <w:rPr>
          <w:rFonts w:hint="eastAsia"/>
        </w:rPr>
        <w:t>开源项目中的文档中，非常详尽的提供了整个应用运行的流程，应该能对开发者深刻理解和掌握skill有所</w:t>
      </w:r>
      <w:r w:rsidR="00C523B7">
        <w:rPr>
          <w:rFonts w:hint="eastAsia"/>
        </w:rPr>
        <w:lastRenderedPageBreak/>
        <w:t>帮助。</w:t>
      </w:r>
      <w:r w:rsidRPr="006A5D9D">
        <w:t>通过这些示例项目，开发者可以清楚地了解Agent Skill在实际应用中的工作原理和实现方式，从而更好地利用这一标准来构建AI应用。</w:t>
      </w:r>
    </w:p>
    <w:p w14:paraId="55EDC3CC" w14:textId="207E952A" w:rsidR="00A5473C" w:rsidRDefault="005C5DB5" w:rsidP="005D3614">
      <w:pPr>
        <w:ind w:firstLineChars="200" w:firstLine="420"/>
        <w:rPr>
          <w:rFonts w:hint="eastAsia"/>
        </w:rPr>
      </w:pPr>
      <w:r>
        <w:rPr>
          <w:rFonts w:hint="eastAsia"/>
          <w:noProof/>
        </w:rPr>
        <w:drawing>
          <wp:inline distT="0" distB="0" distL="0" distR="0" wp14:anchorId="332D22E2" wp14:editId="1BD330AF">
            <wp:extent cx="5274310" cy="5804535"/>
            <wp:effectExtent l="0" t="0" r="2540" b="5715"/>
            <wp:docPr id="19305190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19069" name="图片 1930519069"/>
                    <pic:cNvPicPr/>
                  </pic:nvPicPr>
                  <pic:blipFill>
                    <a:blip r:embed="rId7">
                      <a:extLst>
                        <a:ext uri="{28A0092B-C50C-407E-A947-70E740481C1C}">
                          <a14:useLocalDpi xmlns:a14="http://schemas.microsoft.com/office/drawing/2010/main" val="0"/>
                        </a:ext>
                      </a:extLst>
                    </a:blip>
                    <a:stretch>
                      <a:fillRect/>
                    </a:stretch>
                  </pic:blipFill>
                  <pic:spPr>
                    <a:xfrm>
                      <a:off x="0" y="0"/>
                      <a:ext cx="5274310" cy="5804535"/>
                    </a:xfrm>
                    <a:prstGeom prst="rect">
                      <a:avLst/>
                    </a:prstGeom>
                  </pic:spPr>
                </pic:pic>
              </a:graphicData>
            </a:graphic>
          </wp:inline>
        </w:drawing>
      </w:r>
    </w:p>
    <w:p w14:paraId="2A910D10" w14:textId="77777777" w:rsidR="00467CC1" w:rsidRDefault="00467CC1" w:rsidP="006A5D9D"/>
    <w:p w14:paraId="63C6070B" w14:textId="509F40AE" w:rsidR="00467CC1" w:rsidRDefault="004A06F8" w:rsidP="00090A9F">
      <w:pPr>
        <w:ind w:firstLine="420"/>
      </w:pPr>
      <w:r>
        <w:rPr>
          <w:rFonts w:hint="eastAsia"/>
        </w:rPr>
        <w:t>一</w:t>
      </w:r>
      <w:r w:rsidR="00FA4BA9">
        <w:rPr>
          <w:rFonts w:hint="eastAsia"/>
        </w:rPr>
        <w:t>月初开发的agent skill runtime还比较初级，只实现了agent skill运行等</w:t>
      </w:r>
      <w:r w:rsidR="00F90457">
        <w:rPr>
          <w:rFonts w:hint="eastAsia"/>
        </w:rPr>
        <w:t>基础</w:t>
      </w:r>
      <w:r w:rsidR="00D01323">
        <w:rPr>
          <w:rFonts w:hint="eastAsia"/>
        </w:rPr>
        <w:t>能力</w:t>
      </w:r>
      <w:r w:rsidR="00F90457">
        <w:rPr>
          <w:rFonts w:hint="eastAsia"/>
        </w:rPr>
        <w:t>。</w:t>
      </w:r>
      <w:r w:rsidR="00D0134F">
        <w:rPr>
          <w:rFonts w:hint="eastAsia"/>
        </w:rPr>
        <w:t>中间两周忙活了一些其他事情，月底又回过头继续完善agent skill runtime项目，目前可以说已经</w:t>
      </w:r>
      <w:r w:rsidR="008373AC">
        <w:rPr>
          <w:rFonts w:hint="eastAsia"/>
        </w:rPr>
        <w:t>比较</w:t>
      </w:r>
      <w:r w:rsidR="00D0134F">
        <w:rPr>
          <w:rFonts w:hint="eastAsia"/>
        </w:rPr>
        <w:t>完备的实现了agent skill标准的全部能力</w:t>
      </w:r>
      <w:r w:rsidR="00E62550">
        <w:rPr>
          <w:rFonts w:hint="eastAsia"/>
        </w:rPr>
        <w:t>，同时还做了一些拓展</w:t>
      </w:r>
      <w:r w:rsidR="00D0134F">
        <w:rPr>
          <w:rFonts w:hint="eastAsia"/>
        </w:rPr>
        <w:t>。</w:t>
      </w:r>
      <w:r w:rsidR="00676D66">
        <w:rPr>
          <w:rFonts w:hint="eastAsia"/>
        </w:rPr>
        <w:t>正好看到一个开发者群里有人分享了一个开源的</w:t>
      </w:r>
      <w:proofErr w:type="spellStart"/>
      <w:r w:rsidR="008015B7">
        <w:rPr>
          <w:rFonts w:hint="eastAsia"/>
        </w:rPr>
        <w:t>arkts</w:t>
      </w:r>
      <w:proofErr w:type="spellEnd"/>
      <w:r w:rsidR="008015B7">
        <w:rPr>
          <w:rFonts w:hint="eastAsia"/>
        </w:rPr>
        <w:t>助手</w:t>
      </w:r>
      <w:r w:rsidR="00676D66">
        <w:rPr>
          <w:rFonts w:hint="eastAsia"/>
        </w:rPr>
        <w:t>skill，</w:t>
      </w:r>
      <w:r w:rsidR="00BC33F7">
        <w:rPr>
          <w:rFonts w:hint="eastAsia"/>
        </w:rPr>
        <w:t>我们就用这个开源skill来试试在</w:t>
      </w:r>
      <w:proofErr w:type="spellStart"/>
      <w:r w:rsidR="00BC33F7">
        <w:rPr>
          <w:rFonts w:hint="eastAsia"/>
        </w:rPr>
        <w:t>CangjieMagic</w:t>
      </w:r>
      <w:proofErr w:type="spellEnd"/>
      <w:r w:rsidR="00BC33F7">
        <w:rPr>
          <w:rFonts w:hint="eastAsia"/>
        </w:rPr>
        <w:t>框架中运行</w:t>
      </w:r>
      <w:r w:rsidR="00B52242">
        <w:rPr>
          <w:rFonts w:hint="eastAsia"/>
        </w:rPr>
        <w:t>的效果</w:t>
      </w:r>
      <w:r w:rsidR="00BC33F7">
        <w:rPr>
          <w:rFonts w:hint="eastAsia"/>
        </w:rPr>
        <w:t>。</w:t>
      </w:r>
    </w:p>
    <w:p w14:paraId="54420B10" w14:textId="69CE30EA" w:rsidR="00090A9F" w:rsidRDefault="00090A9F" w:rsidP="00090A9F">
      <w:pPr>
        <w:ind w:firstLine="420"/>
        <w:rPr>
          <w:rFonts w:hint="eastAsia"/>
        </w:rPr>
      </w:pPr>
      <w:r>
        <w:rPr>
          <w:noProof/>
        </w:rPr>
        <w:lastRenderedPageBreak/>
        <w:drawing>
          <wp:inline distT="0" distB="0" distL="0" distR="0" wp14:anchorId="1F64521E" wp14:editId="545A4845">
            <wp:extent cx="5274310" cy="4617720"/>
            <wp:effectExtent l="0" t="0" r="2540" b="0"/>
            <wp:docPr id="711180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617720"/>
                    </a:xfrm>
                    <a:prstGeom prst="rect">
                      <a:avLst/>
                    </a:prstGeom>
                    <a:noFill/>
                    <a:ln>
                      <a:noFill/>
                    </a:ln>
                  </pic:spPr>
                </pic:pic>
              </a:graphicData>
            </a:graphic>
          </wp:inline>
        </w:drawing>
      </w:r>
    </w:p>
    <w:p w14:paraId="5A901A0E" w14:textId="0A79F9B1" w:rsidR="00B04E48" w:rsidRDefault="003250B0" w:rsidP="003B10FB">
      <w:pPr>
        <w:ind w:firstLine="420"/>
        <w:rPr>
          <w:rFonts w:hint="eastAsia"/>
        </w:rPr>
      </w:pPr>
      <w:r>
        <w:rPr>
          <w:rFonts w:hint="eastAsia"/>
        </w:rPr>
        <w:t>把这个开源项目git clone到本地skill自动加载目录后，运行之后没有看到任何效果。仔细看了一下</w:t>
      </w:r>
      <w:proofErr w:type="spellStart"/>
      <w:r w:rsidR="00650E8E">
        <w:rPr>
          <w:rFonts w:hint="eastAsia"/>
        </w:rPr>
        <w:t>arkts</w:t>
      </w:r>
      <w:proofErr w:type="spellEnd"/>
      <w:r w:rsidR="00650E8E">
        <w:rPr>
          <w:rFonts w:hint="eastAsia"/>
        </w:rPr>
        <w:t xml:space="preserve"> skill中的内容，原来只是一些静态文档，没有动态功能，但是从项目readme来看，如果是在Claude Code开发工具中，是可以自动响应开发者查询的。</w:t>
      </w:r>
    </w:p>
    <w:p w14:paraId="0CA1411C" w14:textId="585618CE" w:rsidR="00B04E48" w:rsidRDefault="00B04E48" w:rsidP="003B10FB">
      <w:pPr>
        <w:ind w:firstLine="420"/>
      </w:pPr>
      <w:r>
        <w:rPr>
          <w:noProof/>
        </w:rPr>
        <w:lastRenderedPageBreak/>
        <w:drawing>
          <wp:inline distT="0" distB="0" distL="0" distR="0" wp14:anchorId="7A028919" wp14:editId="2B632985">
            <wp:extent cx="5274310" cy="5148580"/>
            <wp:effectExtent l="0" t="0" r="2540" b="0"/>
            <wp:docPr id="698120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20607" name=""/>
                    <pic:cNvPicPr/>
                  </pic:nvPicPr>
                  <pic:blipFill>
                    <a:blip r:embed="rId9"/>
                    <a:stretch>
                      <a:fillRect/>
                    </a:stretch>
                  </pic:blipFill>
                  <pic:spPr>
                    <a:xfrm>
                      <a:off x="0" y="0"/>
                      <a:ext cx="5274310" cy="5148580"/>
                    </a:xfrm>
                    <a:prstGeom prst="rect">
                      <a:avLst/>
                    </a:prstGeom>
                  </pic:spPr>
                </pic:pic>
              </a:graphicData>
            </a:graphic>
          </wp:inline>
        </w:drawing>
      </w:r>
    </w:p>
    <w:p w14:paraId="685F20FA" w14:textId="72426400" w:rsidR="00D85CB0" w:rsidRDefault="00EB259B" w:rsidP="003B10FB">
      <w:pPr>
        <w:ind w:firstLine="420"/>
      </w:pPr>
      <w:r>
        <w:rPr>
          <w:rFonts w:hint="eastAsia"/>
        </w:rPr>
        <w:t>那么咱们就再拓展一下，再开发一个动态查询静态文档的skill，运行一下就可以实现和Claude Code中运行这个</w:t>
      </w:r>
      <w:proofErr w:type="spellStart"/>
      <w:r>
        <w:rPr>
          <w:rFonts w:hint="eastAsia"/>
        </w:rPr>
        <w:t>arkts</w:t>
      </w:r>
      <w:proofErr w:type="spellEnd"/>
      <w:r>
        <w:rPr>
          <w:rFonts w:hint="eastAsia"/>
        </w:rPr>
        <w:t xml:space="preserve"> skill一样的效果了，蒸蚌！</w:t>
      </w:r>
      <w:r w:rsidR="005A1AB0">
        <w:rPr>
          <w:rFonts w:hint="eastAsia"/>
        </w:rPr>
        <w:t>二次开发后的</w:t>
      </w:r>
      <w:r w:rsidR="00160035">
        <w:rPr>
          <w:rFonts w:hint="eastAsia"/>
        </w:rPr>
        <w:t>技能</w:t>
      </w:r>
      <w:r w:rsidR="0056561F">
        <w:rPr>
          <w:rFonts w:hint="eastAsia"/>
        </w:rPr>
        <w:t>正确查询了用户所提出的</w:t>
      </w:r>
      <w:proofErr w:type="spellStart"/>
      <w:r w:rsidR="00252A2F">
        <w:rPr>
          <w:rFonts w:hint="eastAsia"/>
        </w:rPr>
        <w:t>arkts</w:t>
      </w:r>
      <w:proofErr w:type="spellEnd"/>
      <w:r w:rsidR="0056561F">
        <w:rPr>
          <w:rFonts w:hint="eastAsia"/>
        </w:rPr>
        <w:t>问题。</w:t>
      </w:r>
    </w:p>
    <w:p w14:paraId="2AF58422" w14:textId="08AF13D6" w:rsidR="00EB259B" w:rsidRDefault="008F5A6F" w:rsidP="003B10FB">
      <w:pPr>
        <w:ind w:firstLine="420"/>
        <w:rPr>
          <w:rFonts w:hint="eastAsia"/>
        </w:rPr>
      </w:pPr>
      <w:r>
        <w:rPr>
          <w:noProof/>
        </w:rPr>
        <w:lastRenderedPageBreak/>
        <w:drawing>
          <wp:inline distT="0" distB="0" distL="0" distR="0" wp14:anchorId="1F459FAA" wp14:editId="18316A94">
            <wp:extent cx="5274310" cy="4655185"/>
            <wp:effectExtent l="0" t="0" r="2540" b="0"/>
            <wp:docPr id="5025998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4655185"/>
                    </a:xfrm>
                    <a:prstGeom prst="rect">
                      <a:avLst/>
                    </a:prstGeom>
                    <a:noFill/>
                    <a:ln>
                      <a:noFill/>
                    </a:ln>
                  </pic:spPr>
                </pic:pic>
              </a:graphicData>
            </a:graphic>
          </wp:inline>
        </w:drawing>
      </w:r>
    </w:p>
    <w:p w14:paraId="10A4F326" w14:textId="00C51DEB" w:rsidR="00B04E48" w:rsidRDefault="00B04E48" w:rsidP="00311754">
      <w:pPr>
        <w:rPr>
          <w:rFonts w:hint="eastAsia"/>
        </w:rPr>
      </w:pPr>
    </w:p>
    <w:p w14:paraId="7F26EE1F" w14:textId="5355236E" w:rsidR="006058CF" w:rsidRDefault="004B2A42" w:rsidP="003B10FB">
      <w:pPr>
        <w:ind w:firstLine="420"/>
      </w:pPr>
      <w:r>
        <w:rPr>
          <w:rFonts w:hint="eastAsia"/>
        </w:rPr>
        <w:t>上面这个案例</w:t>
      </w:r>
      <w:r w:rsidR="00014B84">
        <w:rPr>
          <w:rFonts w:hint="eastAsia"/>
        </w:rPr>
        <w:t>意味着目前开源了的agent skill只是一部分，</w:t>
      </w:r>
      <w:r w:rsidR="0030076E">
        <w:rPr>
          <w:rFonts w:hint="eastAsia"/>
        </w:rPr>
        <w:t>Claude Code对skill有很多内部独特的实现</w:t>
      </w:r>
      <w:r w:rsidR="00014B84">
        <w:rPr>
          <w:rFonts w:hint="eastAsia"/>
        </w:rPr>
        <w:t>还未开源或者标准没有明确定义。</w:t>
      </w:r>
      <w:r w:rsidR="005137FB">
        <w:rPr>
          <w:rFonts w:hint="eastAsia"/>
        </w:rPr>
        <w:t>至此，对agent skill标准又有了进一步的</w:t>
      </w:r>
      <w:r w:rsidR="005137FB">
        <w:rPr>
          <w:rFonts w:hint="eastAsia"/>
        </w:rPr>
        <w:t>理解</w:t>
      </w:r>
      <w:r w:rsidR="005137FB">
        <w:rPr>
          <w:rFonts w:hint="eastAsia"/>
        </w:rPr>
        <w:t>，</w:t>
      </w:r>
      <w:r w:rsidR="00AB7C0D">
        <w:rPr>
          <w:rFonts w:hint="eastAsia"/>
        </w:rPr>
        <w:t>对skill标准未来</w:t>
      </w:r>
      <w:r w:rsidR="008E6700">
        <w:rPr>
          <w:rFonts w:hint="eastAsia"/>
        </w:rPr>
        <w:t>的</w:t>
      </w:r>
      <w:r w:rsidR="00AB7C0D">
        <w:rPr>
          <w:rFonts w:hint="eastAsia"/>
        </w:rPr>
        <w:t>演进，或者还有哪些需要完善的方面已经了然于胸。</w:t>
      </w:r>
      <w:r w:rsidR="00870FFB">
        <w:rPr>
          <w:rFonts w:hint="eastAsia"/>
        </w:rPr>
        <w:t>大概未来真的会有国际</w:t>
      </w:r>
      <w:r w:rsidR="00806C35">
        <w:rPr>
          <w:rFonts w:hint="eastAsia"/>
        </w:rPr>
        <w:t>标准</w:t>
      </w:r>
      <w:r w:rsidR="00870FFB">
        <w:rPr>
          <w:rFonts w:hint="eastAsia"/>
        </w:rPr>
        <w:t>组织将agent skill吸纳为正式标准。</w:t>
      </w:r>
      <w:r w:rsidR="005137FB">
        <w:rPr>
          <w:rFonts w:hint="eastAsia"/>
        </w:rPr>
        <w:t>那么</w:t>
      </w:r>
      <w:r w:rsidR="00043E53">
        <w:rPr>
          <w:rFonts w:hint="eastAsia"/>
        </w:rPr>
        <w:t>在此之前</w:t>
      </w:r>
      <w:r w:rsidR="005610AC">
        <w:rPr>
          <w:rFonts w:hint="eastAsia"/>
        </w:rPr>
        <w:t>按照常态</w:t>
      </w:r>
      <w:r w:rsidR="00AB7C0D">
        <w:rPr>
          <w:rFonts w:hint="eastAsia"/>
        </w:rPr>
        <w:t>，</w:t>
      </w:r>
      <w:r w:rsidR="007459FB">
        <w:rPr>
          <w:rFonts w:hint="eastAsia"/>
        </w:rPr>
        <w:t>目前</w:t>
      </w:r>
      <w:r w:rsidR="00160961">
        <w:rPr>
          <w:rFonts w:hint="eastAsia"/>
        </w:rPr>
        <w:t>Anthropic公司所</w:t>
      </w:r>
      <w:r w:rsidR="007459FB">
        <w:rPr>
          <w:rFonts w:hint="eastAsia"/>
        </w:rPr>
        <w:t>开放</w:t>
      </w:r>
      <w:r w:rsidR="007E44DC">
        <w:rPr>
          <w:rFonts w:hint="eastAsia"/>
        </w:rPr>
        <w:t>出来的</w:t>
      </w:r>
      <w:r w:rsidR="007459FB">
        <w:rPr>
          <w:rFonts w:hint="eastAsia"/>
        </w:rPr>
        <w:t>标准里没有包含的能力我们先开发实现而且被广泛采纳，那我们实现的开源项目版本就有望成为事实上的行业标准。</w:t>
      </w:r>
      <w:r w:rsidR="0046148D">
        <w:rPr>
          <w:rFonts w:hint="eastAsia"/>
        </w:rPr>
        <w:t>更准确的说，目前agent skill开放标准就只是</w:t>
      </w:r>
      <w:r w:rsidR="00832BBF">
        <w:rPr>
          <w:rFonts w:hint="eastAsia"/>
        </w:rPr>
        <w:t>约定</w:t>
      </w:r>
      <w:r w:rsidR="0046148D">
        <w:rPr>
          <w:rFonts w:hint="eastAsia"/>
        </w:rPr>
        <w:t>标准的文档，还不是真正的“AI驱动程序”产品，</w:t>
      </w:r>
      <w:r w:rsidR="00B2789B">
        <w:rPr>
          <w:rFonts w:hint="eastAsia"/>
        </w:rPr>
        <w:t>真正能够成为产品的，是对标准的具体技术实现。</w:t>
      </w:r>
      <w:r w:rsidR="00601DEF">
        <w:rPr>
          <w:rFonts w:hint="eastAsia"/>
        </w:rPr>
        <w:t>目前</w:t>
      </w:r>
      <w:proofErr w:type="spellStart"/>
      <w:r w:rsidR="00601DEF">
        <w:rPr>
          <w:rFonts w:hint="eastAsia"/>
        </w:rPr>
        <w:t>UCToo</w:t>
      </w:r>
      <w:proofErr w:type="spellEnd"/>
      <w:r w:rsidR="00601DEF">
        <w:rPr>
          <w:rFonts w:hint="eastAsia"/>
        </w:rPr>
        <w:t>在</w:t>
      </w:r>
      <w:proofErr w:type="spellStart"/>
      <w:r w:rsidR="00601DEF">
        <w:rPr>
          <w:rFonts w:hint="eastAsia"/>
        </w:rPr>
        <w:t>CangjieMagic</w:t>
      </w:r>
      <w:proofErr w:type="spellEnd"/>
      <w:r w:rsidR="00601DEF">
        <w:rPr>
          <w:rFonts w:hint="eastAsia"/>
        </w:rPr>
        <w:t>框架中开发的</w:t>
      </w:r>
      <w:proofErr w:type="spellStart"/>
      <w:r w:rsidR="00601DEF">
        <w:rPr>
          <w:rFonts w:hint="eastAsia"/>
        </w:rPr>
        <w:t>agentskill</w:t>
      </w:r>
      <w:proofErr w:type="spellEnd"/>
      <w:r w:rsidR="00601DEF">
        <w:rPr>
          <w:rFonts w:hint="eastAsia"/>
        </w:rPr>
        <w:t>实现，应该是业界第一个国产技术</w:t>
      </w:r>
      <w:proofErr w:type="gramStart"/>
      <w:r w:rsidR="00601DEF">
        <w:rPr>
          <w:rFonts w:hint="eastAsia"/>
        </w:rPr>
        <w:t>栈</w:t>
      </w:r>
      <w:proofErr w:type="gramEnd"/>
      <w:r w:rsidR="00601DEF">
        <w:rPr>
          <w:rFonts w:hint="eastAsia"/>
        </w:rPr>
        <w:t>的开源实现。</w:t>
      </w:r>
      <w:r w:rsidR="00A30059">
        <w:rPr>
          <w:rFonts w:hint="eastAsia"/>
        </w:rPr>
        <w:t xml:space="preserve">要不是前两周忙其他事情耽搁了一些时间，作者都敢说咱这个开源版本是不加定语的全球首个开源agent skill </w:t>
      </w:r>
      <w:r w:rsidR="00A30059">
        <w:t>runtime</w:t>
      </w:r>
      <w:r w:rsidR="00A30059">
        <w:rPr>
          <w:rFonts w:hint="eastAsia"/>
        </w:rPr>
        <w:t>。</w:t>
      </w:r>
      <w:r w:rsidR="0007466A">
        <w:rPr>
          <w:rFonts w:hint="eastAsia"/>
        </w:rPr>
        <w:t>发现已经有家美国创业公司</w:t>
      </w:r>
      <w:r w:rsidR="0091469E">
        <w:rPr>
          <w:rFonts w:hint="eastAsia"/>
        </w:rPr>
        <w:t>同样意识到了这件事情的重要性，也已经在做类似的产品了，只比我一月末发布的</w:t>
      </w:r>
      <w:r w:rsidR="00177005">
        <w:rPr>
          <w:rFonts w:hint="eastAsia"/>
        </w:rPr>
        <w:t>这个</w:t>
      </w:r>
      <w:r w:rsidR="0091469E">
        <w:rPr>
          <w:rFonts w:hint="eastAsia"/>
        </w:rPr>
        <w:t>完善版本早几天。</w:t>
      </w:r>
      <w:r w:rsidR="00B30A3C">
        <w:rPr>
          <w:rFonts w:hint="eastAsia"/>
        </w:rPr>
        <w:t>以前一直疑惑，为什么AI领域的业界最佳实践</w:t>
      </w:r>
      <w:r w:rsidR="00FD5905">
        <w:rPr>
          <w:rFonts w:hint="eastAsia"/>
        </w:rPr>
        <w:t>或者标准</w:t>
      </w:r>
      <w:r w:rsidR="008C2057">
        <w:rPr>
          <w:rFonts w:hint="eastAsia"/>
        </w:rPr>
        <w:t>，</w:t>
      </w:r>
      <w:r w:rsidR="00EF42EA">
        <w:rPr>
          <w:rFonts w:hint="eastAsia"/>
        </w:rPr>
        <w:t>比如什么</w:t>
      </w:r>
      <w:r w:rsidR="00B30A3C">
        <w:rPr>
          <w:rFonts w:hint="eastAsia"/>
        </w:rPr>
        <w:t>MCP、agent skill、</w:t>
      </w:r>
      <w:r w:rsidR="00B04E48">
        <w:rPr>
          <w:rFonts w:hint="eastAsia"/>
        </w:rPr>
        <w:t>A2A之类的都是美国</w:t>
      </w:r>
      <w:r w:rsidR="004852A4">
        <w:rPr>
          <w:rFonts w:hint="eastAsia"/>
        </w:rPr>
        <w:t>公司先做出来。一月份的</w:t>
      </w:r>
      <w:r w:rsidR="00D0773E" w:rsidRPr="00D0773E">
        <w:rPr>
          <w:rFonts w:hint="eastAsia"/>
        </w:rPr>
        <w:t>AGI-Next前沿峰会</w:t>
      </w:r>
      <w:r w:rsidR="00D0773E">
        <w:rPr>
          <w:rFonts w:hint="eastAsia"/>
        </w:rPr>
        <w:t>几位AI领域专业嘉宾的发言就很实在</w:t>
      </w:r>
      <w:r w:rsidR="00943501">
        <w:rPr>
          <w:rFonts w:hint="eastAsia"/>
        </w:rPr>
        <w:t>，说中要点</w:t>
      </w:r>
      <w:r w:rsidR="00D0773E">
        <w:rPr>
          <w:rFonts w:hint="eastAsia"/>
        </w:rPr>
        <w:t>。</w:t>
      </w:r>
      <w:r w:rsidR="00635E28">
        <w:rPr>
          <w:rFonts w:hint="eastAsia"/>
        </w:rPr>
        <w:t>中国的创业公司和开发者太穷了，没钱没资源来做自由探索，</w:t>
      </w:r>
      <w:r w:rsidR="00D3263C">
        <w:rPr>
          <w:rFonts w:hint="eastAsia"/>
        </w:rPr>
        <w:t>只能主要做能赚钱的事情，</w:t>
      </w:r>
      <w:r w:rsidR="003B236C">
        <w:rPr>
          <w:rFonts w:hint="eastAsia"/>
        </w:rPr>
        <w:t>很多明知极其重要但是短期不赚钱的事情都支撑不起。</w:t>
      </w:r>
      <w:r w:rsidR="003D6131">
        <w:rPr>
          <w:rFonts w:hint="eastAsia"/>
        </w:rPr>
        <w:t>所以在</w:t>
      </w:r>
      <w:proofErr w:type="gramStart"/>
      <w:r w:rsidR="003D6131">
        <w:rPr>
          <w:rFonts w:hint="eastAsia"/>
        </w:rPr>
        <w:t>根</w:t>
      </w:r>
      <w:r w:rsidR="00846F98">
        <w:rPr>
          <w:rFonts w:hint="eastAsia"/>
        </w:rPr>
        <w:t>技术</w:t>
      </w:r>
      <w:proofErr w:type="gramEnd"/>
      <w:r w:rsidR="003D6131">
        <w:rPr>
          <w:rFonts w:hint="eastAsia"/>
        </w:rPr>
        <w:t>领域，比如编程语言、开发框架、操作系统等等的基础软件，大多还是国外技术</w:t>
      </w:r>
      <w:r w:rsidR="00EB52FA">
        <w:rPr>
          <w:rFonts w:hint="eastAsia"/>
        </w:rPr>
        <w:t>为主</w:t>
      </w:r>
      <w:r w:rsidR="003D6131">
        <w:rPr>
          <w:rFonts w:hint="eastAsia"/>
        </w:rPr>
        <w:t>。</w:t>
      </w:r>
      <w:r w:rsidR="00EE34D6">
        <w:rPr>
          <w:rFonts w:hint="eastAsia"/>
        </w:rPr>
        <w:t>再有就是慢，</w:t>
      </w:r>
      <w:r w:rsidR="00AD7C1C">
        <w:rPr>
          <w:rFonts w:hint="eastAsia"/>
        </w:rPr>
        <w:t>很多</w:t>
      </w:r>
      <w:r w:rsidR="00771714">
        <w:rPr>
          <w:rFonts w:hint="eastAsia"/>
        </w:rPr>
        <w:t>大</w:t>
      </w:r>
      <w:r w:rsidR="00AD7C1C">
        <w:rPr>
          <w:rFonts w:hint="eastAsia"/>
        </w:rPr>
        <w:t>企业</w:t>
      </w:r>
      <w:r w:rsidR="00515473">
        <w:rPr>
          <w:rFonts w:hint="eastAsia"/>
        </w:rPr>
        <w:t>对最新的技术发展</w:t>
      </w:r>
      <w:r w:rsidR="00B64FB7">
        <w:rPr>
          <w:rFonts w:hint="eastAsia"/>
        </w:rPr>
        <w:t>缺乏敏锐洞察</w:t>
      </w:r>
      <w:r w:rsidR="00515473">
        <w:rPr>
          <w:rFonts w:hint="eastAsia"/>
        </w:rPr>
        <w:t>，</w:t>
      </w:r>
      <w:r w:rsidR="009B0B2A">
        <w:rPr>
          <w:rFonts w:hint="eastAsia"/>
        </w:rPr>
        <w:t>不比创业公司</w:t>
      </w:r>
      <w:r w:rsidR="00515473">
        <w:rPr>
          <w:rFonts w:hint="eastAsia"/>
        </w:rPr>
        <w:t>灵活迅速的决策机制。</w:t>
      </w:r>
      <w:r w:rsidR="00BE7F46">
        <w:rPr>
          <w:rFonts w:hint="eastAsia"/>
        </w:rPr>
        <w:t>还有就是中国的投资人不</w:t>
      </w:r>
      <w:r w:rsidR="0035123A">
        <w:rPr>
          <w:rFonts w:hint="eastAsia"/>
        </w:rPr>
        <w:t>够</w:t>
      </w:r>
      <w:r w:rsidR="00BE7F46">
        <w:rPr>
          <w:rFonts w:hint="eastAsia"/>
        </w:rPr>
        <w:t>专业，</w:t>
      </w:r>
      <w:r w:rsidR="00DC0B8A">
        <w:rPr>
          <w:rFonts w:hint="eastAsia"/>
        </w:rPr>
        <w:t>作者的BP发给运营AI孵化器的投资人竟然反馈说看不懂</w:t>
      </w:r>
      <w:r w:rsidR="00CA6273">
        <w:rPr>
          <w:rFonts w:hint="eastAsia"/>
        </w:rPr>
        <w:t>。</w:t>
      </w:r>
      <w:r w:rsidR="0062678F">
        <w:rPr>
          <w:rFonts w:hint="eastAsia"/>
        </w:rPr>
        <w:t>那不是很正常，真正前沿的探索都是产业界的先锋在实践，</w:t>
      </w:r>
      <w:r w:rsidR="00A46E14">
        <w:rPr>
          <w:rFonts w:hint="eastAsia"/>
        </w:rPr>
        <w:t>投资人不需要看懂只要把资源分配</w:t>
      </w:r>
      <w:proofErr w:type="gramStart"/>
      <w:r w:rsidR="00A46E14">
        <w:rPr>
          <w:rFonts w:hint="eastAsia"/>
        </w:rPr>
        <w:t>给正</w:t>
      </w:r>
      <w:r w:rsidR="00A46E14">
        <w:rPr>
          <w:rFonts w:hint="eastAsia"/>
        </w:rPr>
        <w:lastRenderedPageBreak/>
        <w:t>确</w:t>
      </w:r>
      <w:proofErr w:type="gramEnd"/>
      <w:r w:rsidR="00A46E14">
        <w:rPr>
          <w:rFonts w:hint="eastAsia"/>
        </w:rPr>
        <w:t>的人，就</w:t>
      </w:r>
      <w:r w:rsidR="006C5CED">
        <w:rPr>
          <w:rFonts w:hint="eastAsia"/>
        </w:rPr>
        <w:t>已经</w:t>
      </w:r>
      <w:r w:rsidR="00A46E14">
        <w:rPr>
          <w:rFonts w:hint="eastAsia"/>
        </w:rPr>
        <w:t>是决策正确了</w:t>
      </w:r>
      <w:r w:rsidR="002915D4">
        <w:rPr>
          <w:rFonts w:hint="eastAsia"/>
        </w:rPr>
        <w:t>，也就是</w:t>
      </w:r>
      <w:r w:rsidR="00AA2417">
        <w:rPr>
          <w:rFonts w:hint="eastAsia"/>
        </w:rPr>
        <w:t>“</w:t>
      </w:r>
      <w:r w:rsidR="00AA2417" w:rsidRPr="00AA2417">
        <w:rPr>
          <w:rFonts w:hint="eastAsia"/>
        </w:rPr>
        <w:t>让一线呼唤炮火</w:t>
      </w:r>
      <w:r w:rsidR="00AA2417">
        <w:rPr>
          <w:rFonts w:hint="eastAsia"/>
        </w:rPr>
        <w:t>”</w:t>
      </w:r>
      <w:r w:rsidR="00DD08AE">
        <w:rPr>
          <w:rFonts w:hint="eastAsia"/>
        </w:rPr>
        <w:t>。</w:t>
      </w:r>
    </w:p>
    <w:p w14:paraId="2FBC1F92" w14:textId="0E85A977" w:rsidR="00131805" w:rsidRPr="006A5D9D" w:rsidRDefault="001E4487" w:rsidP="00131805">
      <w:pPr>
        <w:rPr>
          <w:rFonts w:hint="eastAsia"/>
          <w:b/>
          <w:bCs/>
        </w:rPr>
      </w:pPr>
      <w:r>
        <w:rPr>
          <w:rFonts w:hint="eastAsia"/>
          <w:b/>
          <w:bCs/>
        </w:rPr>
        <w:t>6</w:t>
      </w:r>
      <w:r w:rsidR="00131805" w:rsidRPr="006A5D9D">
        <w:rPr>
          <w:b/>
          <w:bCs/>
        </w:rPr>
        <w:t>.</w:t>
      </w:r>
      <w:r>
        <w:rPr>
          <w:rFonts w:hint="eastAsia"/>
          <w:b/>
          <w:bCs/>
        </w:rPr>
        <w:t>AI</w:t>
      </w:r>
      <w:r w:rsidR="0094447E">
        <w:rPr>
          <w:rFonts w:hint="eastAsia"/>
          <w:b/>
          <w:bCs/>
        </w:rPr>
        <w:t>原生</w:t>
      </w:r>
      <w:r>
        <w:rPr>
          <w:rFonts w:hint="eastAsia"/>
          <w:b/>
          <w:bCs/>
        </w:rPr>
        <w:t>应用生态</w:t>
      </w:r>
    </w:p>
    <w:p w14:paraId="1A55E39D" w14:textId="3DDDD549" w:rsidR="00610BCB" w:rsidRDefault="00505B9F" w:rsidP="003B10FB">
      <w:pPr>
        <w:ind w:firstLine="420"/>
      </w:pPr>
      <w:r>
        <w:rPr>
          <w:rFonts w:hint="eastAsia"/>
        </w:rPr>
        <w:t>前文</w:t>
      </w:r>
      <w:proofErr w:type="spellStart"/>
      <w:r>
        <w:rPr>
          <w:rFonts w:hint="eastAsia"/>
        </w:rPr>
        <w:t>arkts</w:t>
      </w:r>
      <w:proofErr w:type="spellEnd"/>
      <w:r>
        <w:rPr>
          <w:rFonts w:hint="eastAsia"/>
        </w:rPr>
        <w:t xml:space="preserve"> skill</w:t>
      </w:r>
      <w:r>
        <w:rPr>
          <w:rFonts w:hint="eastAsia"/>
        </w:rPr>
        <w:t>的技能虽然简单，但也已经足够</w:t>
      </w:r>
      <w:r w:rsidR="00775772">
        <w:rPr>
          <w:rFonts w:hint="eastAsia"/>
        </w:rPr>
        <w:t>揭示未来AI原生应用生态的图景</w:t>
      </w:r>
      <w:r>
        <w:rPr>
          <w:rFonts w:hint="eastAsia"/>
        </w:rPr>
        <w:t>。</w:t>
      </w:r>
      <w:r w:rsidR="00763DA9">
        <w:rPr>
          <w:rFonts w:hint="eastAsia"/>
        </w:rPr>
        <w:t>Skill可以不限厂商和生态，在各种平台和应用间共享和分发，只要</w:t>
      </w:r>
      <w:r w:rsidR="00344053">
        <w:rPr>
          <w:rFonts w:hint="eastAsia"/>
        </w:rPr>
        <w:t>满足以下两个条件就可以</w:t>
      </w:r>
      <w:r w:rsidR="00C94BFE">
        <w:rPr>
          <w:rFonts w:hint="eastAsia"/>
        </w:rPr>
        <w:t>实现</w:t>
      </w:r>
      <w:r w:rsidR="00344053">
        <w:rPr>
          <w:rFonts w:hint="eastAsia"/>
        </w:rPr>
        <w:t>：</w:t>
      </w:r>
      <w:r w:rsidR="00EA086D">
        <w:rPr>
          <w:rFonts w:hint="eastAsia"/>
        </w:rPr>
        <w:t>1.skill所部署的</w:t>
      </w:r>
      <w:r w:rsidR="004D5B13">
        <w:rPr>
          <w:rFonts w:hint="eastAsia"/>
        </w:rPr>
        <w:t>应用</w:t>
      </w:r>
      <w:r w:rsidR="00EA086D">
        <w:rPr>
          <w:rFonts w:hint="eastAsia"/>
        </w:rPr>
        <w:t>含有</w:t>
      </w:r>
      <w:r w:rsidR="006F3551">
        <w:rPr>
          <w:rFonts w:hint="eastAsia"/>
        </w:rPr>
        <w:t>一定的AI能力。2.</w:t>
      </w:r>
      <w:r w:rsidR="00CC475D">
        <w:rPr>
          <w:rFonts w:hint="eastAsia"/>
        </w:rPr>
        <w:t>skill所部署的应用实现了agent skill标准。</w:t>
      </w:r>
    </w:p>
    <w:p w14:paraId="0202C5E7" w14:textId="0208BEEB" w:rsidR="00C81D3F" w:rsidRDefault="00C81D3F" w:rsidP="003B10FB">
      <w:pPr>
        <w:ind w:firstLine="420"/>
      </w:pPr>
      <w:r>
        <w:rPr>
          <w:rFonts w:hint="eastAsia"/>
        </w:rPr>
        <w:t>对于第一点</w:t>
      </w:r>
      <w:r w:rsidR="00345359">
        <w:rPr>
          <w:rFonts w:hint="eastAsia"/>
        </w:rPr>
        <w:t>，</w:t>
      </w:r>
      <w:proofErr w:type="gramStart"/>
      <w:r w:rsidR="00345359">
        <w:rPr>
          <w:rFonts w:hint="eastAsia"/>
        </w:rPr>
        <w:t>万物智联可以</w:t>
      </w:r>
      <w:proofErr w:type="gramEnd"/>
      <w:r w:rsidR="00345359">
        <w:rPr>
          <w:rFonts w:hint="eastAsia"/>
        </w:rPr>
        <w:t>说已经是业界共识。</w:t>
      </w:r>
      <w:r w:rsidR="00CA7F6F">
        <w:rPr>
          <w:rFonts w:hint="eastAsia"/>
        </w:rPr>
        <w:t>早在2019年，</w:t>
      </w:r>
      <w:r w:rsidR="00592D8E">
        <w:rPr>
          <w:rFonts w:hint="eastAsia"/>
        </w:rPr>
        <w:t>余承东刚发了一条朋友</w:t>
      </w:r>
      <w:proofErr w:type="gramStart"/>
      <w:r w:rsidR="00592D8E">
        <w:rPr>
          <w:rFonts w:hint="eastAsia"/>
        </w:rPr>
        <w:t>圈公开</w:t>
      </w:r>
      <w:proofErr w:type="gramEnd"/>
      <w:r w:rsidR="00592D8E">
        <w:rPr>
          <w:rFonts w:hint="eastAsia"/>
        </w:rPr>
        <w:t>鸿蒙消息的时候，</w:t>
      </w:r>
      <w:r w:rsidR="0064329B">
        <w:rPr>
          <w:rFonts w:hint="eastAsia"/>
        </w:rPr>
        <w:t>作者就</w:t>
      </w:r>
      <w:r w:rsidR="00592D8E">
        <w:rPr>
          <w:rFonts w:hint="eastAsia"/>
        </w:rPr>
        <w:t>随即发表了</w:t>
      </w:r>
      <w:r w:rsidR="0064329B">
        <w:rPr>
          <w:rFonts w:hint="eastAsia"/>
        </w:rPr>
        <w:t>《</w:t>
      </w:r>
      <w:r w:rsidR="00A97444">
        <w:rPr>
          <w:rFonts w:hint="eastAsia"/>
        </w:rPr>
        <w:t>决胜5G时代的操作系统</w:t>
      </w:r>
      <w:r w:rsidR="0064329B">
        <w:rPr>
          <w:rFonts w:hint="eastAsia"/>
        </w:rPr>
        <w:t>》</w:t>
      </w:r>
      <w:r w:rsidR="00592D8E">
        <w:rPr>
          <w:rFonts w:hint="eastAsia"/>
        </w:rPr>
        <w:t>一文，</w:t>
      </w:r>
      <w:r w:rsidR="005E549A">
        <w:rPr>
          <w:rFonts w:hint="eastAsia"/>
        </w:rPr>
        <w:t>大概是鸿蒙生态最早提出未来操作系统具有人工智能深度集成特点的文章。</w:t>
      </w:r>
      <w:r w:rsidR="00021197">
        <w:rPr>
          <w:rFonts w:hint="eastAsia"/>
        </w:rPr>
        <w:t>如今，随着最近两年AI能力的飞速发展，任何应用都得加入一些AI能力，已经是业界共识。</w:t>
      </w:r>
      <w:r w:rsidR="00E14478">
        <w:rPr>
          <w:rFonts w:hint="eastAsia"/>
        </w:rPr>
        <w:t>而且从目前的发展趋势来看，</w:t>
      </w:r>
      <w:r w:rsidR="00BC798A">
        <w:rPr>
          <w:rFonts w:hint="eastAsia"/>
        </w:rPr>
        <w:t>带有AI能力的应用只要支持agent skill标准就可以持续扩展更多的增强能力。</w:t>
      </w:r>
    </w:p>
    <w:p w14:paraId="32BFD7CF" w14:textId="6CF956D3" w:rsidR="00C66648" w:rsidRPr="00131805" w:rsidRDefault="0057588A" w:rsidP="003B10FB">
      <w:pPr>
        <w:ind w:firstLine="420"/>
        <w:rPr>
          <w:rFonts w:hint="eastAsia"/>
        </w:rPr>
      </w:pPr>
      <w:r w:rsidRPr="0057588A">
        <w:drawing>
          <wp:inline distT="0" distB="0" distL="0" distR="0" wp14:anchorId="3484DEBB" wp14:editId="2AD28937">
            <wp:extent cx="5274310" cy="3514725"/>
            <wp:effectExtent l="0" t="0" r="2540" b="9525"/>
            <wp:docPr id="5" name="图片 4">
              <a:extLst xmlns:a="http://schemas.openxmlformats.org/drawingml/2006/main">
                <a:ext uri="{FF2B5EF4-FFF2-40B4-BE49-F238E27FC236}">
                  <a16:creationId xmlns:a16="http://schemas.microsoft.com/office/drawing/2014/main" id="{06028695-70EE-7E2B-B27F-ECF512B458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06028695-70EE-7E2B-B27F-ECF512B45889}"/>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514725"/>
                    </a:xfrm>
                    <a:prstGeom prst="rect">
                      <a:avLst/>
                    </a:prstGeom>
                  </pic:spPr>
                </pic:pic>
              </a:graphicData>
            </a:graphic>
          </wp:inline>
        </w:drawing>
      </w:r>
    </w:p>
    <w:p w14:paraId="4B983880" w14:textId="5A31C2F2" w:rsidR="00610BCB" w:rsidRDefault="00EA53AC" w:rsidP="003B10FB">
      <w:pPr>
        <w:ind w:firstLine="420"/>
      </w:pPr>
      <w:r>
        <w:rPr>
          <w:rFonts w:hint="eastAsia"/>
        </w:rPr>
        <w:t>去年开源鸿蒙技术大会2025，系统与AI深入融合，成为开源鸿蒙架构演进的重心，也就是说开源鸿蒙大概也需要</w:t>
      </w:r>
      <w:r w:rsidR="009F628E">
        <w:rPr>
          <w:rFonts w:hint="eastAsia"/>
        </w:rPr>
        <w:t>实现</w:t>
      </w:r>
      <w:r w:rsidR="00BF4460">
        <w:rPr>
          <w:rFonts w:hint="eastAsia"/>
        </w:rPr>
        <w:t>支持</w:t>
      </w:r>
      <w:r>
        <w:rPr>
          <w:rFonts w:hint="eastAsia"/>
        </w:rPr>
        <w:t>agent skill标准。</w:t>
      </w:r>
    </w:p>
    <w:p w14:paraId="5001220F" w14:textId="3C0D610B" w:rsidR="009908B4" w:rsidRPr="00592D8E" w:rsidRDefault="00BF4460" w:rsidP="009908B4">
      <w:pPr>
        <w:rPr>
          <w:rFonts w:hint="eastAsia"/>
        </w:rPr>
      </w:pPr>
      <w:r>
        <w:rPr>
          <w:rFonts w:hint="eastAsia"/>
        </w:rPr>
        <w:t xml:space="preserve">    </w:t>
      </w:r>
      <w:r w:rsidR="006D45E0">
        <w:rPr>
          <w:rFonts w:hint="eastAsia"/>
        </w:rPr>
        <w:t>这就涉及到了第二点，未来是不是所有的应用都要自己开发实现一套agent skill标准？</w:t>
      </w:r>
      <w:r w:rsidR="003039A7">
        <w:rPr>
          <w:rFonts w:hint="eastAsia"/>
        </w:rPr>
        <w:t>当然不是，既然</w:t>
      </w:r>
      <w:r w:rsidR="00B84FD2">
        <w:rPr>
          <w:rFonts w:hint="eastAsia"/>
        </w:rPr>
        <w:t>agent skill有望成为主流标准，目前</w:t>
      </w:r>
      <w:r w:rsidR="003E536F">
        <w:rPr>
          <w:rFonts w:hint="eastAsia"/>
        </w:rPr>
        <w:t>先是主要的AI IDE产品各自实现了一套agent skill标准，其他应用</w:t>
      </w:r>
      <w:r w:rsidR="001E325E">
        <w:rPr>
          <w:rFonts w:hint="eastAsia"/>
        </w:rPr>
        <w:t>也</w:t>
      </w:r>
      <w:r w:rsidR="003E536F">
        <w:rPr>
          <w:rFonts w:hint="eastAsia"/>
        </w:rPr>
        <w:t>想要复用和支持skill生态，那</w:t>
      </w:r>
      <w:r w:rsidR="00E3625F">
        <w:rPr>
          <w:rFonts w:hint="eastAsia"/>
        </w:rPr>
        <w:t>么</w:t>
      </w:r>
      <w:r w:rsidR="003E536F">
        <w:rPr>
          <w:rFonts w:hint="eastAsia"/>
        </w:rPr>
        <w:t>一个开源的agent skill运行时必然成为</w:t>
      </w:r>
      <w:r w:rsidR="003E187D">
        <w:rPr>
          <w:rFonts w:hint="eastAsia"/>
        </w:rPr>
        <w:t>AI生态的基础设施。</w:t>
      </w:r>
      <w:r w:rsidR="00B4602E">
        <w:rPr>
          <w:rFonts w:hint="eastAsia"/>
        </w:rPr>
        <w:t>这个事情不是BAT做，就是我UCT做。</w:t>
      </w:r>
      <w:r w:rsidR="009E38F0">
        <w:rPr>
          <w:rFonts w:hint="eastAsia"/>
        </w:rPr>
        <w:t>咱自信是对agent skill理解最深刻的人，所以咱</w:t>
      </w:r>
      <w:proofErr w:type="spellStart"/>
      <w:r w:rsidR="009E38F0">
        <w:rPr>
          <w:rFonts w:hint="eastAsia"/>
        </w:rPr>
        <w:t>UCToo</w:t>
      </w:r>
      <w:proofErr w:type="spellEnd"/>
      <w:r w:rsidR="005D423B">
        <w:rPr>
          <w:rFonts w:hint="eastAsia"/>
        </w:rPr>
        <w:t>产品</w:t>
      </w:r>
      <w:r w:rsidR="009E38F0">
        <w:rPr>
          <w:rFonts w:hint="eastAsia"/>
        </w:rPr>
        <w:t>做这个事情就是</w:t>
      </w:r>
      <w:r w:rsidR="005D423B">
        <w:rPr>
          <w:rFonts w:hint="eastAsia"/>
        </w:rPr>
        <w:t>最</w:t>
      </w:r>
      <w:r w:rsidR="009E38F0">
        <w:rPr>
          <w:rFonts w:hint="eastAsia"/>
        </w:rPr>
        <w:t>正确</w:t>
      </w:r>
      <w:r w:rsidR="004347D4">
        <w:rPr>
          <w:rFonts w:hint="eastAsia"/>
        </w:rPr>
        <w:t>的</w:t>
      </w:r>
      <w:r w:rsidR="009E38F0">
        <w:rPr>
          <w:rFonts w:hint="eastAsia"/>
        </w:rPr>
        <w:t>。</w:t>
      </w:r>
    </w:p>
    <w:p w14:paraId="3DED9711" w14:textId="33D5F2AF" w:rsidR="00610BCB" w:rsidRDefault="00845E2E" w:rsidP="003B10FB">
      <w:pPr>
        <w:ind w:firstLine="420"/>
      </w:pPr>
      <w:r>
        <w:rPr>
          <w:rFonts w:hint="eastAsia"/>
        </w:rPr>
        <w:t>agent skill开放标准</w:t>
      </w:r>
      <w:r w:rsidR="00D37E42">
        <w:rPr>
          <w:rFonts w:hint="eastAsia"/>
        </w:rPr>
        <w:t>是</w:t>
      </w:r>
      <w:r w:rsidR="00D37E42">
        <w:rPr>
          <w:rFonts w:hint="eastAsia"/>
        </w:rPr>
        <w:t>Anthropic公司发布</w:t>
      </w:r>
      <w:r w:rsidR="00141F63">
        <w:rPr>
          <w:rFonts w:hint="eastAsia"/>
        </w:rPr>
        <w:t>开源</w:t>
      </w:r>
      <w:r w:rsidR="00D37E42">
        <w:rPr>
          <w:rFonts w:hint="eastAsia"/>
        </w:rPr>
        <w:t>的</w:t>
      </w:r>
      <w:r>
        <w:rPr>
          <w:rFonts w:hint="eastAsia"/>
        </w:rPr>
        <w:t>，作者</w:t>
      </w:r>
      <w:r>
        <w:rPr>
          <w:rFonts w:hint="eastAsia"/>
        </w:rPr>
        <w:t>怎么</w:t>
      </w:r>
      <w:r>
        <w:rPr>
          <w:rFonts w:hint="eastAsia"/>
        </w:rPr>
        <w:t>敢自称对agent skill理解最深刻</w:t>
      </w:r>
      <w:r w:rsidR="00186812">
        <w:rPr>
          <w:rFonts w:hint="eastAsia"/>
        </w:rPr>
        <w:t>？</w:t>
      </w:r>
      <w:r w:rsidR="00785604">
        <w:rPr>
          <w:rFonts w:hint="eastAsia"/>
        </w:rPr>
        <w:t>当我读完agent skill标准的时候，一种熟悉的感觉油然而生，这不就是我20年前写的USI专利嘛！</w:t>
      </w:r>
      <w:r w:rsidR="00EB14B9">
        <w:rPr>
          <w:rFonts w:hint="eastAsia"/>
        </w:rPr>
        <w:t>一家前沿AI公司</w:t>
      </w:r>
      <w:proofErr w:type="gramStart"/>
      <w:r w:rsidR="00EB14B9">
        <w:rPr>
          <w:rFonts w:hint="eastAsia"/>
        </w:rPr>
        <w:t>刚发布</w:t>
      </w:r>
      <w:proofErr w:type="gramEnd"/>
      <w:r w:rsidR="00EB14B9">
        <w:rPr>
          <w:rFonts w:hint="eastAsia"/>
        </w:rPr>
        <w:t>开源的标准竟然和一个开源开发者</w:t>
      </w:r>
      <w:r w:rsidR="00055089">
        <w:rPr>
          <w:rFonts w:hint="eastAsia"/>
        </w:rPr>
        <w:t>20年前的专利如出一辙，这在业界都是奇闻。但</w:t>
      </w:r>
      <w:r w:rsidR="00B001E1">
        <w:rPr>
          <w:rFonts w:hint="eastAsia"/>
        </w:rPr>
        <w:t>的确</w:t>
      </w:r>
      <w:r w:rsidR="00055089">
        <w:rPr>
          <w:rFonts w:hint="eastAsia"/>
        </w:rPr>
        <w:t>不是吹牛，真凭实据，有兴趣的读者可以查阅这项</w:t>
      </w:r>
      <w:r w:rsidR="00BD6756">
        <w:rPr>
          <w:rFonts w:hint="eastAsia"/>
        </w:rPr>
        <w:t>申请号2007100752450</w:t>
      </w:r>
      <w:r w:rsidR="00BB73A7">
        <w:rPr>
          <w:rFonts w:hint="eastAsia"/>
        </w:rPr>
        <w:t>的</w:t>
      </w:r>
      <w:r w:rsidR="00055089">
        <w:rPr>
          <w:rFonts w:hint="eastAsia"/>
        </w:rPr>
        <w:t>专利。</w:t>
      </w:r>
    </w:p>
    <w:p w14:paraId="32835F22" w14:textId="313BA8C2" w:rsidR="00BD562A" w:rsidRPr="00BE0630" w:rsidRDefault="00BE0630" w:rsidP="003B10FB">
      <w:pPr>
        <w:ind w:firstLine="420"/>
        <w:rPr>
          <w:rFonts w:hint="eastAsia"/>
          <w:color w:val="EE0000"/>
        </w:rPr>
      </w:pPr>
      <w:r w:rsidRPr="00BE0630">
        <w:rPr>
          <w:rFonts w:hint="eastAsia"/>
          <w:color w:val="EE0000"/>
        </w:rPr>
        <w:t>专利文章链接</w:t>
      </w:r>
    </w:p>
    <w:p w14:paraId="14964051" w14:textId="2482A25B" w:rsidR="00F6259E" w:rsidRDefault="000A0E48" w:rsidP="003B10FB">
      <w:pPr>
        <w:ind w:firstLine="420"/>
        <w:rPr>
          <w:rFonts w:hint="eastAsia"/>
        </w:rPr>
      </w:pPr>
      <w:r>
        <w:rPr>
          <w:noProof/>
        </w:rPr>
        <w:lastRenderedPageBreak/>
        <w:drawing>
          <wp:inline distT="0" distB="0" distL="0" distR="0" wp14:anchorId="2D6191AE" wp14:editId="6969B0CF">
            <wp:extent cx="5274310" cy="7465060"/>
            <wp:effectExtent l="0" t="0" r="2540" b="2540"/>
            <wp:docPr id="6679818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7465060"/>
                    </a:xfrm>
                    <a:prstGeom prst="rect">
                      <a:avLst/>
                    </a:prstGeom>
                    <a:noFill/>
                    <a:ln>
                      <a:noFill/>
                    </a:ln>
                  </pic:spPr>
                </pic:pic>
              </a:graphicData>
            </a:graphic>
          </wp:inline>
        </w:drawing>
      </w:r>
    </w:p>
    <w:p w14:paraId="74F63E19" w14:textId="7F37DD20" w:rsidR="00215822" w:rsidRDefault="008722BF" w:rsidP="003B10FB">
      <w:pPr>
        <w:ind w:firstLine="420"/>
      </w:pPr>
      <w:r>
        <w:rPr>
          <w:rFonts w:hint="eastAsia"/>
        </w:rPr>
        <w:t>这个USI专利是我早年刚从华为毕业，开启创业生涯写的第一个专利</w:t>
      </w:r>
      <w:r w:rsidR="00CA001D">
        <w:rPr>
          <w:rFonts w:hint="eastAsia"/>
        </w:rPr>
        <w:t>。</w:t>
      </w:r>
      <w:r w:rsidR="007C5C10">
        <w:rPr>
          <w:rFonts w:hint="eastAsia"/>
        </w:rPr>
        <w:t>专利名称是统一业务标识服务器及</w:t>
      </w:r>
      <w:r w:rsidR="00031C81">
        <w:rPr>
          <w:rFonts w:hint="eastAsia"/>
        </w:rPr>
        <w:t>对业务进行统一命名和访问的方法，</w:t>
      </w:r>
      <w:r w:rsidR="00031C81">
        <w:rPr>
          <w:rFonts w:hint="eastAsia"/>
        </w:rPr>
        <w:t>英文</w:t>
      </w:r>
      <w:r w:rsidR="00031C81">
        <w:rPr>
          <w:rFonts w:hint="eastAsia"/>
        </w:rPr>
        <w:t>简称</w:t>
      </w:r>
      <w:r w:rsidR="007C5C10">
        <w:rPr>
          <w:rFonts w:hint="eastAsia"/>
        </w:rPr>
        <w:t>USI</w:t>
      </w:r>
      <w:r w:rsidR="00031C81">
        <w:rPr>
          <w:rFonts w:hint="eastAsia"/>
        </w:rPr>
        <w:t>，英文全称是</w:t>
      </w:r>
      <w:ins w:id="0" w:author="patrick" w:date="2007-07-18T15:17:00Z">
        <w:r w:rsidR="007E6546" w:rsidRPr="008946FC">
          <w:rPr>
            <w:rFonts w:hint="eastAsia"/>
          </w:rPr>
          <w:t>Uniform Service Identifier</w:t>
        </w:r>
      </w:ins>
      <w:r w:rsidR="00102832" w:rsidRPr="008946FC">
        <w:rPr>
          <w:rFonts w:hint="eastAsia"/>
        </w:rPr>
        <w:t>。</w:t>
      </w:r>
      <w:r w:rsidR="009F70CA">
        <w:rPr>
          <w:rFonts w:hint="eastAsia"/>
        </w:rPr>
        <w:t>service和skill有什么区别？没有区别，核心思想都是一回事，</w:t>
      </w:r>
      <w:r w:rsidR="00351A85">
        <w:rPr>
          <w:rFonts w:hint="eastAsia"/>
        </w:rPr>
        <w:t>都是将</w:t>
      </w:r>
      <w:r w:rsidR="00564E56">
        <w:rPr>
          <w:rFonts w:hint="eastAsia"/>
        </w:rPr>
        <w:t>“配置+逻辑+资源”组成一个服务的单元也好或叫技能的单元也好，进行分发和运行。</w:t>
      </w:r>
      <w:r w:rsidR="00E754DF">
        <w:rPr>
          <w:rFonts w:hint="eastAsia"/>
        </w:rPr>
        <w:t>为什么叫USI就是</w:t>
      </w:r>
      <w:r w:rsidR="00817053">
        <w:rPr>
          <w:rFonts w:hint="eastAsia"/>
        </w:rPr>
        <w:t>想</w:t>
      </w:r>
      <w:r w:rsidR="00E754DF">
        <w:rPr>
          <w:rFonts w:hint="eastAsia"/>
        </w:rPr>
        <w:t>区别于URI</w:t>
      </w:r>
      <w:r w:rsidR="00817053" w:rsidRPr="00817053">
        <w:rPr>
          <w:rFonts w:hint="eastAsia"/>
        </w:rPr>
        <w:t>（Uniform Resource Identifier统一资源标识符）</w:t>
      </w:r>
      <w:r w:rsidR="00F24928">
        <w:rPr>
          <w:rFonts w:hint="eastAsia"/>
        </w:rPr>
        <w:t>表达这是一组动态能力的集合</w:t>
      </w:r>
      <w:r w:rsidR="00CC3DA8">
        <w:rPr>
          <w:rFonts w:hint="eastAsia"/>
        </w:rPr>
        <w:t>的意思。</w:t>
      </w:r>
      <w:r w:rsidR="00F9744F">
        <w:rPr>
          <w:rFonts w:hint="eastAsia"/>
        </w:rPr>
        <w:t>当年我还把这个专利写了申报材料提交给深圳工信，说要把企业专利标准</w:t>
      </w:r>
      <w:r w:rsidR="00F9744F">
        <w:rPr>
          <w:rFonts w:hint="eastAsia"/>
        </w:rPr>
        <w:lastRenderedPageBreak/>
        <w:t>化。</w:t>
      </w:r>
      <w:r w:rsidR="00DB6AD2">
        <w:rPr>
          <w:rFonts w:hint="eastAsia"/>
        </w:rPr>
        <w:t>然后就如石沉大海没有任何回复。</w:t>
      </w:r>
      <w:r w:rsidR="00C6369E">
        <w:rPr>
          <w:rFonts w:hint="eastAsia"/>
        </w:rPr>
        <w:t>想想也能理解，</w:t>
      </w:r>
      <w:r w:rsidR="008322B9">
        <w:rPr>
          <w:rFonts w:hint="eastAsia"/>
        </w:rPr>
        <w:t>我不过一届末9小本</w:t>
      </w:r>
      <w:r w:rsidR="00083A6F">
        <w:rPr>
          <w:rFonts w:hint="eastAsia"/>
        </w:rPr>
        <w:t>纸面数据根本不够资格申请什么课题什么项目。</w:t>
      </w:r>
      <w:r w:rsidR="000B46A8">
        <w:rPr>
          <w:rFonts w:hint="eastAsia"/>
        </w:rPr>
        <w:t>掌握资源的决策者们都在忙着往回捞</w:t>
      </w:r>
      <w:r w:rsidR="00937583">
        <w:rPr>
          <w:rFonts w:hint="eastAsia"/>
        </w:rPr>
        <w:t>QS150的</w:t>
      </w:r>
      <w:r w:rsidR="000B46A8">
        <w:rPr>
          <w:rFonts w:hint="eastAsia"/>
        </w:rPr>
        <w:t>海归。</w:t>
      </w:r>
      <w:r w:rsidR="00D64A0A">
        <w:rPr>
          <w:rFonts w:hint="eastAsia"/>
        </w:rPr>
        <w:t>如今作者申请什么孵化器什么创业营，</w:t>
      </w:r>
      <w:proofErr w:type="gramStart"/>
      <w:r w:rsidR="00E759A3">
        <w:rPr>
          <w:rFonts w:hint="eastAsia"/>
        </w:rPr>
        <w:t>特么</w:t>
      </w:r>
      <w:r w:rsidR="00D64A0A">
        <w:rPr>
          <w:rFonts w:hint="eastAsia"/>
        </w:rPr>
        <w:t>根本</w:t>
      </w:r>
      <w:proofErr w:type="gramEnd"/>
      <w:r w:rsidR="00D64A0A">
        <w:rPr>
          <w:rFonts w:hint="eastAsia"/>
        </w:rPr>
        <w:t>没人理我。</w:t>
      </w:r>
      <w:r w:rsidR="000A3A96">
        <w:rPr>
          <w:rFonts w:hint="eastAsia"/>
        </w:rPr>
        <w:t>还好作者没辍学，还算有个文凭，不然在国内都混不下去了。</w:t>
      </w:r>
    </w:p>
    <w:p w14:paraId="76DDF067" w14:textId="154718C8" w:rsidR="00C12163" w:rsidRDefault="00C045A9" w:rsidP="003B10FB">
      <w:pPr>
        <w:ind w:firstLine="420"/>
      </w:pPr>
      <w:r>
        <w:rPr>
          <w:rFonts w:hint="eastAsia"/>
        </w:rPr>
        <w:t>算了，说回正题，咱们</w:t>
      </w:r>
      <w:r w:rsidR="00C12163">
        <w:rPr>
          <w:rFonts w:hint="eastAsia"/>
        </w:rPr>
        <w:t>看看Anthropic在</w:t>
      </w:r>
      <w:proofErr w:type="spellStart"/>
      <w:r w:rsidR="00C12163">
        <w:rPr>
          <w:rFonts w:hint="eastAsia"/>
        </w:rPr>
        <w:t>agentskills</w:t>
      </w:r>
      <w:proofErr w:type="spellEnd"/>
      <w:r w:rsidR="00C12163">
        <w:rPr>
          <w:rFonts w:hint="eastAsia"/>
        </w:rPr>
        <w:t>开放标准示例里面写的内容：</w:t>
      </w:r>
    </w:p>
    <w:p w14:paraId="16FB6BFA" w14:textId="03D2C04E" w:rsidR="00C12163" w:rsidRDefault="00C12163" w:rsidP="003B10FB">
      <w:pPr>
        <w:ind w:firstLine="420"/>
      </w:pPr>
      <w:r>
        <w:rPr>
          <w:noProof/>
        </w:rPr>
        <w:drawing>
          <wp:inline distT="0" distB="0" distL="0" distR="0" wp14:anchorId="472828D5" wp14:editId="447B1CEF">
            <wp:extent cx="5274310" cy="4089400"/>
            <wp:effectExtent l="0" t="0" r="2540" b="6350"/>
            <wp:docPr id="1789653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53075" name=""/>
                    <pic:cNvPicPr/>
                  </pic:nvPicPr>
                  <pic:blipFill>
                    <a:blip r:embed="rId13"/>
                    <a:stretch>
                      <a:fillRect/>
                    </a:stretch>
                  </pic:blipFill>
                  <pic:spPr>
                    <a:xfrm>
                      <a:off x="0" y="0"/>
                      <a:ext cx="5274310" cy="4089400"/>
                    </a:xfrm>
                    <a:prstGeom prst="rect">
                      <a:avLst/>
                    </a:prstGeom>
                  </pic:spPr>
                </pic:pic>
              </a:graphicData>
            </a:graphic>
          </wp:inline>
        </w:drawing>
      </w:r>
    </w:p>
    <w:p w14:paraId="41DDC400" w14:textId="1259B649" w:rsidR="00C12163" w:rsidRDefault="00C12163" w:rsidP="003B10FB">
      <w:pPr>
        <w:ind w:firstLine="420"/>
        <w:rPr>
          <w:rFonts w:hint="eastAsia"/>
        </w:rPr>
      </w:pPr>
      <w:r>
        <w:rPr>
          <w:rFonts w:hint="eastAsia"/>
        </w:rPr>
        <w:t>我们可以把这个理解成是一个</w:t>
      </w:r>
      <w:r w:rsidR="00926A2C">
        <w:rPr>
          <w:rFonts w:hint="eastAsia"/>
        </w:rPr>
        <w:t>技能标识符吗？再看看作者在USI专利说明书里写的内容</w:t>
      </w:r>
      <w:r w:rsidR="00A44925">
        <w:rPr>
          <w:rFonts w:hint="eastAsia"/>
        </w:rPr>
        <w:t>。</w:t>
      </w:r>
      <w:r w:rsidR="006B4268">
        <w:rPr>
          <w:rFonts w:hint="eastAsia"/>
        </w:rPr>
        <w:t>哦吼！这不是一样的嘛。别说什么QS150的海归了，作者领先原产地20年。</w:t>
      </w:r>
    </w:p>
    <w:p w14:paraId="6F657957" w14:textId="355BCBFD" w:rsidR="00926A2C" w:rsidRDefault="00926A2C" w:rsidP="003B10FB">
      <w:pPr>
        <w:ind w:firstLine="420"/>
        <w:rPr>
          <w:rFonts w:hint="eastAsia"/>
        </w:rPr>
      </w:pPr>
      <w:r>
        <w:rPr>
          <w:noProof/>
        </w:rPr>
        <w:lastRenderedPageBreak/>
        <w:drawing>
          <wp:inline distT="0" distB="0" distL="0" distR="0" wp14:anchorId="1DAD79D6" wp14:editId="11FF851B">
            <wp:extent cx="5274310" cy="6014085"/>
            <wp:effectExtent l="0" t="0" r="2540" b="5715"/>
            <wp:docPr id="1441126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26792" name=""/>
                    <pic:cNvPicPr/>
                  </pic:nvPicPr>
                  <pic:blipFill>
                    <a:blip r:embed="rId14"/>
                    <a:stretch>
                      <a:fillRect/>
                    </a:stretch>
                  </pic:blipFill>
                  <pic:spPr>
                    <a:xfrm>
                      <a:off x="0" y="0"/>
                      <a:ext cx="5274310" cy="6014085"/>
                    </a:xfrm>
                    <a:prstGeom prst="rect">
                      <a:avLst/>
                    </a:prstGeom>
                  </pic:spPr>
                </pic:pic>
              </a:graphicData>
            </a:graphic>
          </wp:inline>
        </w:drawing>
      </w:r>
    </w:p>
    <w:p w14:paraId="09680E36" w14:textId="6878E40F" w:rsidR="00C90CB0" w:rsidRDefault="00956A02" w:rsidP="003B10FB">
      <w:pPr>
        <w:ind w:firstLine="420"/>
        <w:rPr>
          <w:rFonts w:hint="eastAsia"/>
        </w:rPr>
      </w:pPr>
      <w:r>
        <w:rPr>
          <w:rFonts w:hint="eastAsia"/>
        </w:rPr>
        <w:t>版本领先的太多了，就容易生不逢时。</w:t>
      </w:r>
      <w:r w:rsidR="008F25C1">
        <w:rPr>
          <w:rFonts w:hint="eastAsia"/>
        </w:rPr>
        <w:t>USI专利后来情况如何？很遗憾，早已废弃过期。</w:t>
      </w:r>
      <w:r w:rsidR="00C2490A">
        <w:rPr>
          <w:rFonts w:hint="eastAsia"/>
        </w:rPr>
        <w:t>当年思考调研了很多实现方案，也考虑把USI做成一个</w:t>
      </w:r>
      <w:proofErr w:type="spellStart"/>
      <w:r w:rsidR="00C2490A">
        <w:rPr>
          <w:rFonts w:hint="eastAsia"/>
        </w:rPr>
        <w:t>sdk</w:t>
      </w:r>
      <w:proofErr w:type="spellEnd"/>
      <w:r w:rsidR="00C2490A">
        <w:rPr>
          <w:rFonts w:hint="eastAsia"/>
        </w:rPr>
        <w:t>内置到操作系统，就可以获得广泛的支持。</w:t>
      </w:r>
      <w:r w:rsidR="008A518E">
        <w:rPr>
          <w:rFonts w:hint="eastAsia"/>
        </w:rPr>
        <w:t>但是很多方面还是没有想清楚，找不到能够实现USI的解决方案。</w:t>
      </w:r>
      <w:r w:rsidR="00631B00">
        <w:rPr>
          <w:rFonts w:hint="eastAsia"/>
        </w:rPr>
        <w:t>比如，怎么自主发现所需的服务，即使获取到了所需的服务各种不同的技术体系怎么就能正确的运行起服务，</w:t>
      </w:r>
      <w:r w:rsidR="003B57BC">
        <w:rPr>
          <w:rFonts w:hint="eastAsia"/>
        </w:rPr>
        <w:t>当年</w:t>
      </w:r>
      <w:r w:rsidR="00631B00">
        <w:rPr>
          <w:rFonts w:hint="eastAsia"/>
        </w:rPr>
        <w:t>完全想不通，更无法实现。</w:t>
      </w:r>
      <w:r w:rsidR="009C5FAE">
        <w:rPr>
          <w:rFonts w:hint="eastAsia"/>
        </w:rPr>
        <w:t>当年作者还只是毕业两三年的业界小白，</w:t>
      </w:r>
      <w:r w:rsidR="00C9367A">
        <w:rPr>
          <w:rFonts w:hint="eastAsia"/>
        </w:rPr>
        <w:t>眼界有限</w:t>
      </w:r>
      <w:r w:rsidR="009C5FAE">
        <w:rPr>
          <w:rFonts w:hint="eastAsia"/>
        </w:rPr>
        <w:t>想不通也正常，毕竟天才只是极少数咱</w:t>
      </w:r>
      <w:r w:rsidR="004B2DB7">
        <w:rPr>
          <w:rFonts w:hint="eastAsia"/>
        </w:rPr>
        <w:t>也</w:t>
      </w:r>
      <w:r w:rsidR="009C5FAE">
        <w:rPr>
          <w:rFonts w:hint="eastAsia"/>
        </w:rPr>
        <w:t>只是个普通人。</w:t>
      </w:r>
      <w:r w:rsidR="002E2EAA">
        <w:rPr>
          <w:rFonts w:hint="eastAsia"/>
        </w:rPr>
        <w:t>也可以说</w:t>
      </w:r>
      <w:r w:rsidR="00311486">
        <w:rPr>
          <w:rFonts w:hint="eastAsia"/>
        </w:rPr>
        <w:t>当年</w:t>
      </w:r>
      <w:r w:rsidR="002E2EAA">
        <w:rPr>
          <w:rFonts w:hint="eastAsia"/>
        </w:rPr>
        <w:t>人类的科技树还没有发展到能够实现USI构想的阶段。</w:t>
      </w:r>
      <w:r w:rsidR="002869B8">
        <w:rPr>
          <w:rFonts w:hint="eastAsia"/>
        </w:rPr>
        <w:t>但是</w:t>
      </w:r>
      <w:proofErr w:type="gramStart"/>
      <w:r w:rsidR="002869B8">
        <w:rPr>
          <w:rFonts w:hint="eastAsia"/>
        </w:rPr>
        <w:t>这个愿景一直</w:t>
      </w:r>
      <w:proofErr w:type="gramEnd"/>
      <w:r w:rsidR="002869B8">
        <w:rPr>
          <w:rFonts w:hint="eastAsia"/>
        </w:rPr>
        <w:t>延续至今，我做的第一家公司</w:t>
      </w:r>
      <w:r w:rsidR="00B05D6C">
        <w:rPr>
          <w:rFonts w:hint="eastAsia"/>
        </w:rPr>
        <w:t>叫“世融网络”含有融合世界的科技之意。现在</w:t>
      </w:r>
      <w:r w:rsidR="0090065D">
        <w:rPr>
          <w:rFonts w:hint="eastAsia"/>
        </w:rPr>
        <w:t>的产品商标</w:t>
      </w:r>
      <w:proofErr w:type="spellStart"/>
      <w:r w:rsidR="0090065D">
        <w:rPr>
          <w:rFonts w:hint="eastAsia"/>
        </w:rPr>
        <w:t>UCToo</w:t>
      </w:r>
      <w:proofErr w:type="spellEnd"/>
      <w:r w:rsidR="0090065D">
        <w:rPr>
          <w:rFonts w:hint="eastAsia"/>
        </w:rPr>
        <w:t>，是</w:t>
      </w:r>
      <w:r w:rsidR="00162012" w:rsidRPr="00162012">
        <w:t>由Universal Convergence Technology英文首字母缩写，结合数学符号∞的英文替代</w:t>
      </w:r>
      <w:proofErr w:type="spellStart"/>
      <w:r w:rsidR="00162012" w:rsidRPr="00162012">
        <w:t>oo</w:t>
      </w:r>
      <w:proofErr w:type="spellEnd"/>
      <w:r w:rsidR="00162012" w:rsidRPr="00162012">
        <w:t>所组成</w:t>
      </w:r>
      <w:r w:rsidR="00BF7170">
        <w:rPr>
          <w:rFonts w:hint="eastAsia"/>
        </w:rPr>
        <w:t>（Mate80？）</w:t>
      </w:r>
      <w:r w:rsidR="00CB0CD2">
        <w:rPr>
          <w:rFonts w:hint="eastAsia"/>
        </w:rPr>
        <w:t>，依然含有融合世界科技之意</w:t>
      </w:r>
      <w:r w:rsidR="00D80D7F">
        <w:rPr>
          <w:rFonts w:hint="eastAsia"/>
        </w:rPr>
        <w:t>，真是目标坚定延续20年的愿景</w:t>
      </w:r>
      <w:r w:rsidR="00CB0CD2">
        <w:rPr>
          <w:rFonts w:hint="eastAsia"/>
        </w:rPr>
        <w:t>。</w:t>
      </w:r>
      <w:r w:rsidR="006D7B42">
        <w:rPr>
          <w:rFonts w:hint="eastAsia"/>
        </w:rPr>
        <w:t>直到最近两年，</w:t>
      </w:r>
      <w:r w:rsidR="00064AF9">
        <w:rPr>
          <w:rFonts w:hint="eastAsia"/>
        </w:rPr>
        <w:t>大模型人工智能技术的发展，以及</w:t>
      </w:r>
      <w:r w:rsidR="008351A0">
        <w:rPr>
          <w:rFonts w:hint="eastAsia"/>
        </w:rPr>
        <w:t>上个月看到agent skill开放标准，一切思路逐渐清晰</w:t>
      </w:r>
      <w:r w:rsidR="006D07B0">
        <w:rPr>
          <w:rFonts w:hint="eastAsia"/>
        </w:rPr>
        <w:t>，一切都在向着作者预期的方向发展</w:t>
      </w:r>
      <w:r w:rsidR="00D15727">
        <w:rPr>
          <w:rFonts w:hint="eastAsia"/>
        </w:rPr>
        <w:t>，终于看到了可以实现USI的曙光。</w:t>
      </w:r>
      <w:r w:rsidR="00C02828">
        <w:rPr>
          <w:rFonts w:hint="eastAsia"/>
        </w:rPr>
        <w:t>AI可以自主加载所需的技能，自主运行出符合预期的结果。</w:t>
      </w:r>
      <w:r w:rsidR="00072AE2">
        <w:rPr>
          <w:rFonts w:hint="eastAsia"/>
        </w:rPr>
        <w:t>当年想不明白的实现方案，如今都迎刃而解了。</w:t>
      </w:r>
      <w:r w:rsidR="009A2000">
        <w:rPr>
          <w:rFonts w:hint="eastAsia"/>
        </w:rPr>
        <w:t>所以，</w:t>
      </w:r>
      <w:r w:rsidR="001C15E9">
        <w:rPr>
          <w:rFonts w:hint="eastAsia"/>
        </w:rPr>
        <w:t>不管有没有资源，先干起来再</w:t>
      </w:r>
      <w:r w:rsidR="001C15E9">
        <w:rPr>
          <w:rFonts w:hint="eastAsia"/>
        </w:rPr>
        <w:lastRenderedPageBreak/>
        <w:t>说，</w:t>
      </w:r>
      <w:r w:rsidR="00FB53C1">
        <w:rPr>
          <w:rFonts w:hint="eastAsia"/>
        </w:rPr>
        <w:t>立刻昼夜兼程的开肝agent skill runtime项目</w:t>
      </w:r>
      <w:r w:rsidR="004E6A56">
        <w:rPr>
          <w:rFonts w:hint="eastAsia"/>
        </w:rPr>
        <w:t>。准确的说，是</w:t>
      </w:r>
      <w:r w:rsidR="003111D3">
        <w:rPr>
          <w:rFonts w:hint="eastAsia"/>
        </w:rPr>
        <w:t>指挥AI开肝项目，作者只是规划好主要的架构和指明前进的方向，开发测试</w:t>
      </w:r>
      <w:r w:rsidR="002319C5">
        <w:rPr>
          <w:rFonts w:hint="eastAsia"/>
        </w:rPr>
        <w:t>等</w:t>
      </w:r>
      <w:r w:rsidR="003111D3">
        <w:rPr>
          <w:rFonts w:hint="eastAsia"/>
        </w:rPr>
        <w:t>具体的工作全都是交给AI去做的，包括仓颉编程语言的开发</w:t>
      </w:r>
      <w:r w:rsidR="00FB53C1">
        <w:rPr>
          <w:rFonts w:hint="eastAsia"/>
        </w:rPr>
        <w:t>。</w:t>
      </w:r>
      <w:r w:rsidR="00600474">
        <w:rPr>
          <w:rFonts w:hint="eastAsia"/>
        </w:rPr>
        <w:t>别管AI会不会仓颉编程语言，不会也得教会让AI去干，别想让我再回到手写代码的年代。</w:t>
      </w:r>
      <w:r w:rsidR="00D3181A">
        <w:rPr>
          <w:rFonts w:hint="eastAsia"/>
        </w:rPr>
        <w:t>这也非常符合当前AI领域的创业现状，人类负责深刻洞察</w:t>
      </w:r>
      <w:r w:rsidR="00904987">
        <w:rPr>
          <w:rFonts w:hint="eastAsia"/>
        </w:rPr>
        <w:t>揭示事物的本质</w:t>
      </w:r>
      <w:r w:rsidR="00D3181A">
        <w:rPr>
          <w:rFonts w:hint="eastAsia"/>
        </w:rPr>
        <w:t>，AI负责</w:t>
      </w:r>
      <w:r w:rsidR="00493078">
        <w:rPr>
          <w:rFonts w:hint="eastAsia"/>
        </w:rPr>
        <w:t>写代码做出具体的实现。</w:t>
      </w:r>
    </w:p>
    <w:p w14:paraId="10DF21B0" w14:textId="15F47E4C" w:rsidR="00CE7BA0" w:rsidRDefault="00281981" w:rsidP="003B10FB">
      <w:pPr>
        <w:ind w:firstLine="420"/>
      </w:pPr>
      <w:r>
        <w:rPr>
          <w:rFonts w:hint="eastAsia"/>
        </w:rPr>
        <w:t>作者在BP中有这么一页</w:t>
      </w:r>
    </w:p>
    <w:p w14:paraId="4839EF84" w14:textId="7764F033" w:rsidR="00281981" w:rsidRDefault="00E519CD" w:rsidP="003B10FB">
      <w:pPr>
        <w:ind w:firstLine="420"/>
        <w:rPr>
          <w:rFonts w:hint="eastAsia"/>
        </w:rPr>
      </w:pPr>
      <w:r>
        <w:rPr>
          <w:noProof/>
        </w:rPr>
        <w:drawing>
          <wp:inline distT="0" distB="0" distL="0" distR="0" wp14:anchorId="765FDAF2" wp14:editId="6A68E428">
            <wp:extent cx="5274310" cy="2800350"/>
            <wp:effectExtent l="0" t="0" r="2540" b="0"/>
            <wp:docPr id="278605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05977" name=""/>
                    <pic:cNvPicPr/>
                  </pic:nvPicPr>
                  <pic:blipFill>
                    <a:blip r:embed="rId15"/>
                    <a:stretch>
                      <a:fillRect/>
                    </a:stretch>
                  </pic:blipFill>
                  <pic:spPr>
                    <a:xfrm>
                      <a:off x="0" y="0"/>
                      <a:ext cx="5274310" cy="2800350"/>
                    </a:xfrm>
                    <a:prstGeom prst="rect">
                      <a:avLst/>
                    </a:prstGeom>
                  </pic:spPr>
                </pic:pic>
              </a:graphicData>
            </a:graphic>
          </wp:inline>
        </w:drawing>
      </w:r>
    </w:p>
    <w:p w14:paraId="607D4F5B" w14:textId="78D4C435" w:rsidR="00CE7BA0" w:rsidRDefault="00480133" w:rsidP="003B10FB">
      <w:pPr>
        <w:ind w:firstLine="420"/>
        <w:rPr>
          <w:rFonts w:hint="eastAsia"/>
        </w:rPr>
      </w:pPr>
      <w:r>
        <w:rPr>
          <w:rFonts w:hint="eastAsia"/>
        </w:rPr>
        <w:t>这么</w:t>
      </w:r>
      <w:proofErr w:type="gramStart"/>
      <w:r>
        <w:rPr>
          <w:rFonts w:hint="eastAsia"/>
        </w:rPr>
        <w:t>快机会</w:t>
      </w:r>
      <w:proofErr w:type="gramEnd"/>
      <w:r>
        <w:rPr>
          <w:rFonts w:hint="eastAsia"/>
        </w:rPr>
        <w:t>就来了！</w:t>
      </w:r>
      <w:r w:rsidR="00CC67C3">
        <w:rPr>
          <w:rFonts w:hint="eastAsia"/>
        </w:rPr>
        <w:t>新一代操作系统，开源鸿蒙如果也要实现agent skill标准的支持，不妨考虑预置</w:t>
      </w:r>
      <w:proofErr w:type="spellStart"/>
      <w:r w:rsidR="00CC67C3">
        <w:rPr>
          <w:rFonts w:hint="eastAsia"/>
        </w:rPr>
        <w:t>UCToo</w:t>
      </w:r>
      <w:proofErr w:type="spellEnd"/>
      <w:r w:rsidR="00CC67C3">
        <w:rPr>
          <w:rFonts w:hint="eastAsia"/>
        </w:rPr>
        <w:t>定制版的</w:t>
      </w:r>
      <w:proofErr w:type="spellStart"/>
      <w:r w:rsidR="00CC67C3">
        <w:rPr>
          <w:rFonts w:hint="eastAsia"/>
        </w:rPr>
        <w:t>CangjieMagic</w:t>
      </w:r>
      <w:proofErr w:type="spellEnd"/>
      <w:r w:rsidR="00CC67C3">
        <w:rPr>
          <w:rFonts w:hint="eastAsia"/>
        </w:rPr>
        <w:t>框架，</w:t>
      </w:r>
      <w:r w:rsidR="00C56239">
        <w:rPr>
          <w:rFonts w:hint="eastAsia"/>
        </w:rPr>
        <w:t>目前</w:t>
      </w:r>
      <w:r w:rsidR="00CC67C3">
        <w:rPr>
          <w:rFonts w:hint="eastAsia"/>
        </w:rPr>
        <w:t>已经实现了一套agent skill runtime。</w:t>
      </w:r>
      <w:r w:rsidR="00C56239">
        <w:rPr>
          <w:rFonts w:hint="eastAsia"/>
        </w:rPr>
        <w:t>也许</w:t>
      </w:r>
      <w:r w:rsidR="00E87BF5">
        <w:rPr>
          <w:rFonts w:hint="eastAsia"/>
        </w:rPr>
        <w:t>我BP里的这一页很快就有望实现。收到了我BP的投资人还望能耐心完整阅读，虽然这一版BP看起来凌乱，但是我确信BP里的主要内容都必然会实现。</w:t>
      </w:r>
      <w:r w:rsidR="009F7BFA">
        <w:rPr>
          <w:rFonts w:hint="eastAsia"/>
        </w:rPr>
        <w:t>至少在我心里BP里的内容都是自洽</w:t>
      </w:r>
      <w:r w:rsidR="004B2CE6">
        <w:rPr>
          <w:rFonts w:hint="eastAsia"/>
        </w:rPr>
        <w:t>、</w:t>
      </w:r>
      <w:r w:rsidR="009F7BFA">
        <w:rPr>
          <w:rFonts w:hint="eastAsia"/>
        </w:rPr>
        <w:t>完备</w:t>
      </w:r>
      <w:r w:rsidR="004B2CE6">
        <w:rPr>
          <w:rFonts w:hint="eastAsia"/>
        </w:rPr>
        <w:t>、</w:t>
      </w:r>
      <w:r w:rsidR="009F7BFA">
        <w:rPr>
          <w:rFonts w:hint="eastAsia"/>
        </w:rPr>
        <w:t>成体系的。</w:t>
      </w:r>
    </w:p>
    <w:p w14:paraId="45894A64" w14:textId="3E68DF93" w:rsidR="00734F6D" w:rsidRDefault="00C90B1A" w:rsidP="003B10FB">
      <w:pPr>
        <w:ind w:firstLine="420"/>
        <w:rPr>
          <w:rFonts w:hint="eastAsia"/>
        </w:rPr>
      </w:pPr>
      <w:r>
        <w:rPr>
          <w:rFonts w:hint="eastAsia"/>
        </w:rPr>
        <w:t>当年</w:t>
      </w:r>
      <w:r w:rsidR="008D1FA8">
        <w:rPr>
          <w:rFonts w:hint="eastAsia"/>
        </w:rPr>
        <w:t>google在</w:t>
      </w:r>
      <w:proofErr w:type="spellStart"/>
      <w:r w:rsidR="008D1FA8">
        <w:rPr>
          <w:rFonts w:hint="eastAsia"/>
        </w:rPr>
        <w:t>linux</w:t>
      </w:r>
      <w:proofErr w:type="spellEnd"/>
      <w:r w:rsidR="008D1FA8">
        <w:rPr>
          <w:rFonts w:hint="eastAsia"/>
        </w:rPr>
        <w:t>系统添加了</w:t>
      </w:r>
      <w:proofErr w:type="spellStart"/>
      <w:r w:rsidR="008D1FA8">
        <w:rPr>
          <w:rFonts w:hint="eastAsia"/>
        </w:rPr>
        <w:t>cgroup</w:t>
      </w:r>
      <w:proofErr w:type="spellEnd"/>
      <w:r w:rsidR="008D1FA8">
        <w:rPr>
          <w:rFonts w:hint="eastAsia"/>
        </w:rPr>
        <w:t>特性，促进了容器技术、</w:t>
      </w:r>
      <w:r w:rsidR="00100D70">
        <w:rPr>
          <w:rFonts w:hint="eastAsia"/>
        </w:rPr>
        <w:t>云原生技术</w:t>
      </w:r>
      <w:r w:rsidR="008D1FA8">
        <w:rPr>
          <w:rFonts w:hint="eastAsia"/>
        </w:rPr>
        <w:t>的发展。</w:t>
      </w:r>
      <w:r w:rsidR="00461FC6">
        <w:rPr>
          <w:rFonts w:hint="eastAsia"/>
        </w:rPr>
        <w:t>后来发展出</w:t>
      </w:r>
      <w:r w:rsidR="00AC7F33" w:rsidRPr="00AC7F33">
        <w:rPr>
          <w:rFonts w:hint="eastAsia"/>
        </w:rPr>
        <w:t>docker</w:t>
      </w:r>
      <w:r w:rsidR="00AC7F33">
        <w:rPr>
          <w:rFonts w:hint="eastAsia"/>
        </w:rPr>
        <w:t>、</w:t>
      </w:r>
      <w:proofErr w:type="spellStart"/>
      <w:r w:rsidR="00AC7F33" w:rsidRPr="00AC7F33">
        <w:rPr>
          <w:rFonts w:hint="eastAsia"/>
        </w:rPr>
        <w:t>kubernetes</w:t>
      </w:r>
      <w:proofErr w:type="spellEnd"/>
      <w:r w:rsidR="00AC7F33">
        <w:rPr>
          <w:rFonts w:hint="eastAsia"/>
        </w:rPr>
        <w:t>等广泛流行的云原生基础设施产品。</w:t>
      </w:r>
      <w:r w:rsidR="008D1FA8">
        <w:rPr>
          <w:rFonts w:hint="eastAsia"/>
        </w:rPr>
        <w:t>Google发布的Go语言也成为了云原生的主力编程语言。如今，</w:t>
      </w:r>
      <w:r w:rsidR="001C4444">
        <w:rPr>
          <w:rFonts w:hint="eastAsia"/>
        </w:rPr>
        <w:t>AI原生时代，看起来华</w:t>
      </w:r>
      <w:proofErr w:type="gramStart"/>
      <w:r w:rsidR="001C4444">
        <w:rPr>
          <w:rFonts w:hint="eastAsia"/>
        </w:rPr>
        <w:t>为发布</w:t>
      </w:r>
      <w:proofErr w:type="gramEnd"/>
      <w:r w:rsidR="001C4444">
        <w:rPr>
          <w:rFonts w:hint="eastAsia"/>
        </w:rPr>
        <w:t>的仓颉编程语言，也有机会成为AI原生的主力编程语言。</w:t>
      </w:r>
      <w:r w:rsidR="004C1E8E">
        <w:rPr>
          <w:rFonts w:hint="eastAsia"/>
        </w:rPr>
        <w:t>希望作者正在开发的agent skill runtime能够发展成AI原生应用的基础设施。</w:t>
      </w:r>
      <w:r w:rsidR="00E37B0F">
        <w:rPr>
          <w:rFonts w:hint="eastAsia"/>
        </w:rPr>
        <w:t>作者</w:t>
      </w:r>
      <w:r w:rsidR="00D3546E">
        <w:rPr>
          <w:rFonts w:hint="eastAsia"/>
        </w:rPr>
        <w:t>也正在致力于</w:t>
      </w:r>
      <w:r w:rsidR="00056018">
        <w:rPr>
          <w:rFonts w:hint="eastAsia"/>
        </w:rPr>
        <w:t>推动</w:t>
      </w:r>
      <w:r w:rsidR="00E37B0F">
        <w:rPr>
          <w:rFonts w:hint="eastAsia"/>
        </w:rPr>
        <w:t>这一趋势</w:t>
      </w:r>
      <w:r w:rsidR="00D3546E">
        <w:rPr>
          <w:rFonts w:hint="eastAsia"/>
        </w:rPr>
        <w:t>成为现实</w:t>
      </w:r>
      <w:r w:rsidR="00E37B0F">
        <w:rPr>
          <w:rFonts w:hint="eastAsia"/>
        </w:rPr>
        <w:t>。</w:t>
      </w:r>
    </w:p>
    <w:p w14:paraId="54B24D8D" w14:textId="4A84B42D" w:rsidR="00D63E54" w:rsidRDefault="003A53AF" w:rsidP="003B10FB">
      <w:pPr>
        <w:ind w:firstLine="420"/>
      </w:pPr>
      <w:r>
        <w:rPr>
          <w:rFonts w:hint="eastAsia"/>
        </w:rPr>
        <w:t>为了能够兼容更广泛的技术生态，agent skill runtime做了如下的架构设计。</w:t>
      </w:r>
    </w:p>
    <w:p w14:paraId="1FD1FAE1" w14:textId="08659513" w:rsidR="003A53AF" w:rsidRDefault="001A1822" w:rsidP="003B10FB">
      <w:pPr>
        <w:ind w:firstLine="420"/>
        <w:rPr>
          <w:rFonts w:hint="eastAsia"/>
        </w:rPr>
      </w:pPr>
      <w:r>
        <w:rPr>
          <w:noProof/>
        </w:rPr>
        <w:lastRenderedPageBreak/>
        <w:drawing>
          <wp:inline distT="0" distB="0" distL="0" distR="0" wp14:anchorId="54037D31" wp14:editId="7592DCCC">
            <wp:extent cx="5274310" cy="5323840"/>
            <wp:effectExtent l="0" t="0" r="2540" b="0"/>
            <wp:docPr id="19874956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5323840"/>
                    </a:xfrm>
                    <a:prstGeom prst="rect">
                      <a:avLst/>
                    </a:prstGeom>
                    <a:noFill/>
                    <a:ln>
                      <a:noFill/>
                    </a:ln>
                  </pic:spPr>
                </pic:pic>
              </a:graphicData>
            </a:graphic>
          </wp:inline>
        </w:drawing>
      </w:r>
    </w:p>
    <w:p w14:paraId="4A0C4709" w14:textId="708FC852" w:rsidR="00793A1E" w:rsidRDefault="00DA3CF1" w:rsidP="003B10FB">
      <w:pPr>
        <w:ind w:firstLine="420"/>
        <w:rPr>
          <w:rFonts w:hint="eastAsia"/>
        </w:rPr>
      </w:pPr>
      <w:r>
        <w:rPr>
          <w:rFonts w:hint="eastAsia"/>
        </w:rPr>
        <w:t>因为一月初的半成品试验性开发agent skill标准支持是基于</w:t>
      </w:r>
      <w:proofErr w:type="spellStart"/>
      <w:r>
        <w:rPr>
          <w:rFonts w:hint="eastAsia"/>
        </w:rPr>
        <w:t>CangjieMagic</w:t>
      </w:r>
      <w:proofErr w:type="spellEnd"/>
      <w:r>
        <w:rPr>
          <w:rFonts w:hint="eastAsia"/>
        </w:rPr>
        <w:t>框架的，一月末作者原本想从</w:t>
      </w:r>
      <w:proofErr w:type="gramStart"/>
      <w:r>
        <w:rPr>
          <w:rFonts w:hint="eastAsia"/>
        </w:rPr>
        <w:t>零开发</w:t>
      </w:r>
      <w:proofErr w:type="gramEnd"/>
      <w:r>
        <w:rPr>
          <w:rFonts w:hint="eastAsia"/>
        </w:rPr>
        <w:t>一个</w:t>
      </w:r>
      <w:proofErr w:type="gramStart"/>
      <w:r>
        <w:rPr>
          <w:rFonts w:hint="eastAsia"/>
        </w:rPr>
        <w:t>不</w:t>
      </w:r>
      <w:proofErr w:type="gramEnd"/>
      <w:r>
        <w:rPr>
          <w:rFonts w:hint="eastAsia"/>
        </w:rPr>
        <w:t>基于任何依赖的standalone的skill运行时内核，但是让AI帮我分析了一下</w:t>
      </w:r>
      <w:proofErr w:type="spellStart"/>
      <w:r>
        <w:rPr>
          <w:rFonts w:hint="eastAsia"/>
        </w:rPr>
        <w:t>CangjieMagic</w:t>
      </w:r>
      <w:proofErr w:type="spellEnd"/>
      <w:r>
        <w:rPr>
          <w:rFonts w:hint="eastAsia"/>
        </w:rPr>
        <w:t>中已开发的</w:t>
      </w:r>
      <w:r w:rsidR="00635B38">
        <w:rPr>
          <w:rFonts w:hint="eastAsia"/>
        </w:rPr>
        <w:t>skill</w:t>
      </w:r>
      <w:r>
        <w:rPr>
          <w:rFonts w:hint="eastAsia"/>
        </w:rPr>
        <w:t>现状，AI建议我还是就在原来半成品的基础上继续迭代开发</w:t>
      </w:r>
      <w:r w:rsidR="00B3585A">
        <w:rPr>
          <w:rFonts w:hint="eastAsia"/>
        </w:rPr>
        <w:t>，AI都不想放弃他已经完成了的工作成果</w:t>
      </w:r>
      <w:r w:rsidR="00EE6887">
        <w:rPr>
          <w:rFonts w:hint="eastAsia"/>
        </w:rPr>
        <w:t>。作者考虑了一下也有道理，毕竟目前资源有限，时间有限，就连AI都是用的免费的，AI都想偷懒少干点活，</w:t>
      </w:r>
      <w:r w:rsidR="00052FFA">
        <w:rPr>
          <w:rFonts w:hint="eastAsia"/>
        </w:rPr>
        <w:t>那我也就采纳AI建议，内核依然是以</w:t>
      </w:r>
      <w:proofErr w:type="spellStart"/>
      <w:r w:rsidR="00052FFA">
        <w:rPr>
          <w:rFonts w:hint="eastAsia"/>
        </w:rPr>
        <w:t>CangjieMagic</w:t>
      </w:r>
      <w:proofErr w:type="spellEnd"/>
      <w:r w:rsidR="00052FFA">
        <w:rPr>
          <w:rFonts w:hint="eastAsia"/>
        </w:rPr>
        <w:t>作为基础进行的开发。</w:t>
      </w:r>
      <w:r w:rsidR="00D738F9">
        <w:rPr>
          <w:rFonts w:hint="eastAsia"/>
        </w:rPr>
        <w:t>首要目标还是先以实现为主。</w:t>
      </w:r>
      <w:r w:rsidR="00945A65">
        <w:rPr>
          <w:rFonts w:hint="eastAsia"/>
        </w:rPr>
        <w:t>运行时内核之</w:t>
      </w:r>
      <w:r w:rsidR="00F31FAC">
        <w:rPr>
          <w:rFonts w:hint="eastAsia"/>
        </w:rPr>
        <w:t>上是一个标准的API层，然后其上支持多语言生态，兼容各种语言的标准第三方库机制。</w:t>
      </w:r>
      <w:r w:rsidR="00DB425E">
        <w:rPr>
          <w:rFonts w:hint="eastAsia"/>
        </w:rPr>
        <w:t>例如一个</w:t>
      </w:r>
      <w:proofErr w:type="spellStart"/>
      <w:r w:rsidR="00DB425E">
        <w:rPr>
          <w:rFonts w:hint="eastAsia"/>
        </w:rPr>
        <w:t>nodejs</w:t>
      </w:r>
      <w:proofErr w:type="spellEnd"/>
      <w:r w:rsidR="00DB425E">
        <w:rPr>
          <w:rFonts w:hint="eastAsia"/>
        </w:rPr>
        <w:t>的应用想实现skill的支持，只需要先</w:t>
      </w:r>
      <w:proofErr w:type="spellStart"/>
      <w:r w:rsidR="00DB425E">
        <w:rPr>
          <w:rFonts w:hint="eastAsia"/>
        </w:rPr>
        <w:t>npm</w:t>
      </w:r>
      <w:proofErr w:type="spellEnd"/>
      <w:r w:rsidR="00DB425E">
        <w:rPr>
          <w:rFonts w:hint="eastAsia"/>
        </w:rPr>
        <w:t xml:space="preserve"> install agent-skill-runtime，将</w:t>
      </w:r>
      <w:proofErr w:type="spellStart"/>
      <w:r w:rsidR="00DB425E">
        <w:rPr>
          <w:rFonts w:hint="eastAsia"/>
        </w:rPr>
        <w:t>UCToo</w:t>
      </w:r>
      <w:proofErr w:type="spellEnd"/>
      <w:r w:rsidR="00DB425E">
        <w:rPr>
          <w:rFonts w:hint="eastAsia"/>
        </w:rPr>
        <w:t>开发的运行时安装到本地，然后就可以用</w:t>
      </w:r>
      <w:proofErr w:type="spellStart"/>
      <w:r w:rsidR="00DB425E">
        <w:rPr>
          <w:rFonts w:hint="eastAsia"/>
        </w:rPr>
        <w:t>npm</w:t>
      </w:r>
      <w:proofErr w:type="spellEnd"/>
      <w:r w:rsidR="00DB425E">
        <w:rPr>
          <w:rFonts w:hint="eastAsia"/>
        </w:rPr>
        <w:t xml:space="preserve"> skill install将本地技能或者网络git开源的技能安装到本地，再用</w:t>
      </w:r>
      <w:proofErr w:type="spellStart"/>
      <w:r w:rsidR="00DB425E">
        <w:rPr>
          <w:rFonts w:hint="eastAsia"/>
        </w:rPr>
        <w:t>npm</w:t>
      </w:r>
      <w:proofErr w:type="spellEnd"/>
      <w:r w:rsidR="00DB425E">
        <w:rPr>
          <w:rFonts w:hint="eastAsia"/>
        </w:rPr>
        <w:t xml:space="preserve"> skill run就可以运行技能。</w:t>
      </w:r>
      <w:r w:rsidR="003F7242">
        <w:rPr>
          <w:rFonts w:hint="eastAsia"/>
        </w:rPr>
        <w:t>这样即可以借助仓颉编程语言高性能、强安全</w:t>
      </w:r>
      <w:r w:rsidR="008B7454">
        <w:rPr>
          <w:rFonts w:hint="eastAsia"/>
        </w:rPr>
        <w:t>、原生智能</w:t>
      </w:r>
      <w:r w:rsidR="003F7242">
        <w:rPr>
          <w:rFonts w:hint="eastAsia"/>
        </w:rPr>
        <w:t>的特性</w:t>
      </w:r>
      <w:r w:rsidR="007C5D4D">
        <w:rPr>
          <w:rFonts w:hint="eastAsia"/>
        </w:rPr>
        <w:t>实现一个强大的核心</w:t>
      </w:r>
      <w:r w:rsidR="003F7242">
        <w:rPr>
          <w:rFonts w:hint="eastAsia"/>
        </w:rPr>
        <w:t>，又能支持各种</w:t>
      </w:r>
      <w:r w:rsidR="006C08E3">
        <w:rPr>
          <w:rFonts w:hint="eastAsia"/>
        </w:rPr>
        <w:t>编程</w:t>
      </w:r>
      <w:r w:rsidR="003F7242">
        <w:rPr>
          <w:rFonts w:hint="eastAsia"/>
        </w:rPr>
        <w:t>语言</w:t>
      </w:r>
      <w:r w:rsidR="004D7E25">
        <w:rPr>
          <w:rFonts w:hint="eastAsia"/>
        </w:rPr>
        <w:t>的丰富</w:t>
      </w:r>
      <w:r w:rsidR="003F7242">
        <w:rPr>
          <w:rFonts w:hint="eastAsia"/>
        </w:rPr>
        <w:t>生态</w:t>
      </w:r>
      <w:r w:rsidR="00951C2F">
        <w:rPr>
          <w:rFonts w:hint="eastAsia"/>
        </w:rPr>
        <w:t>，有利于项目的推广和传播</w:t>
      </w:r>
      <w:r w:rsidR="003F7242">
        <w:rPr>
          <w:rFonts w:hint="eastAsia"/>
        </w:rPr>
        <w:t>。</w:t>
      </w:r>
      <w:r w:rsidR="00D65EC2">
        <w:rPr>
          <w:rFonts w:hint="eastAsia"/>
        </w:rPr>
        <w:t>在应用层</w:t>
      </w:r>
      <w:proofErr w:type="spellStart"/>
      <w:r w:rsidR="00D65EC2">
        <w:rPr>
          <w:rFonts w:hint="eastAsia"/>
        </w:rPr>
        <w:t>UCToo</w:t>
      </w:r>
      <w:proofErr w:type="spellEnd"/>
      <w:r w:rsidR="00D65EC2">
        <w:rPr>
          <w:rFonts w:hint="eastAsia"/>
        </w:rPr>
        <w:t>原有的产品体系也都派上了用场，内核之上搭建的应用生态，</w:t>
      </w:r>
      <w:r w:rsidR="007664B3">
        <w:rPr>
          <w:rFonts w:hint="eastAsia"/>
        </w:rPr>
        <w:t>可以完整复用</w:t>
      </w:r>
      <w:proofErr w:type="spellStart"/>
      <w:r w:rsidR="007664B3">
        <w:rPr>
          <w:rFonts w:hint="eastAsia"/>
        </w:rPr>
        <w:t>UCToo</w:t>
      </w:r>
      <w:proofErr w:type="spellEnd"/>
      <w:r w:rsidR="007664B3">
        <w:rPr>
          <w:rFonts w:hint="eastAsia"/>
        </w:rPr>
        <w:t>的backend服务器项目，是和被Anthropic公司收购的那个Bun框架技术选型基本相同的TS/JS语言生态运行效率最高的服务器之一。Web</w:t>
      </w:r>
      <w:proofErr w:type="gramStart"/>
      <w:r w:rsidR="007664B3">
        <w:rPr>
          <w:rFonts w:hint="eastAsia"/>
        </w:rPr>
        <w:t>管理端就集成</w:t>
      </w:r>
      <w:proofErr w:type="gramEnd"/>
      <w:r w:rsidR="007664B3">
        <w:rPr>
          <w:rFonts w:hint="eastAsia"/>
        </w:rPr>
        <w:t>了我们已有的</w:t>
      </w:r>
      <w:proofErr w:type="spellStart"/>
      <w:r w:rsidR="007664B3">
        <w:rPr>
          <w:rFonts w:hint="eastAsia"/>
        </w:rPr>
        <w:t>UCToo</w:t>
      </w:r>
      <w:proofErr w:type="spellEnd"/>
      <w:r w:rsidR="007664B3">
        <w:rPr>
          <w:rFonts w:hint="eastAsia"/>
        </w:rPr>
        <w:t xml:space="preserve"> admin项目。</w:t>
      </w:r>
      <w:r w:rsidR="005066E1">
        <w:rPr>
          <w:rFonts w:hint="eastAsia"/>
        </w:rPr>
        <w:t>仿佛之前所作的一切工作都是为了今天能做成这个项目所做的前置</w:t>
      </w:r>
      <w:r w:rsidR="002B0CA1">
        <w:rPr>
          <w:rFonts w:hint="eastAsia"/>
        </w:rPr>
        <w:t>准备，就连多年前机缘巧合注册的域名都刚好派上了用场。</w:t>
      </w:r>
      <w:r w:rsidR="000E5CFC">
        <w:rPr>
          <w:rFonts w:hint="eastAsia"/>
        </w:rPr>
        <w:t>这种感觉就像是此生注定要做这个产品一样，绝了！</w:t>
      </w:r>
    </w:p>
    <w:p w14:paraId="50C90613" w14:textId="0C844075" w:rsidR="00215822" w:rsidRDefault="001A3A7B" w:rsidP="003B10FB">
      <w:pPr>
        <w:ind w:firstLine="420"/>
      </w:pPr>
      <w:r>
        <w:rPr>
          <w:rFonts w:hint="eastAsia"/>
        </w:rPr>
        <w:lastRenderedPageBreak/>
        <w:t>目前agent skill标准还只是本地部署的技能发现</w:t>
      </w:r>
      <w:r w:rsidR="009E65DC">
        <w:rPr>
          <w:rFonts w:hint="eastAsia"/>
        </w:rPr>
        <w:t>和加载</w:t>
      </w:r>
      <w:r>
        <w:rPr>
          <w:rFonts w:hint="eastAsia"/>
        </w:rPr>
        <w:t>，有没有可能扩展一下，支持网络技能的发现和加载，</w:t>
      </w:r>
      <w:r w:rsidR="00F72773">
        <w:rPr>
          <w:rFonts w:hint="eastAsia"/>
        </w:rPr>
        <w:t>USI的完全体就实现了，</w:t>
      </w:r>
      <w:r w:rsidR="00783CB5">
        <w:rPr>
          <w:rFonts w:hint="eastAsia"/>
        </w:rPr>
        <w:t>那样也许就可以建一个全球的中心技能目录，就类似DNS</w:t>
      </w:r>
      <w:r w:rsidR="00B4669E">
        <w:rPr>
          <w:rFonts w:hint="eastAsia"/>
        </w:rPr>
        <w:t>，任何能联网的智能体都可以从中心技能目录获取技能拓展</w:t>
      </w:r>
      <w:r w:rsidR="00783CB5">
        <w:rPr>
          <w:rFonts w:hint="eastAsia"/>
        </w:rPr>
        <w:t>。</w:t>
      </w:r>
      <w:r w:rsidR="00215822">
        <w:rPr>
          <w:rFonts w:hint="eastAsia"/>
        </w:rPr>
        <w:t>哦吼</w:t>
      </w:r>
      <w:r w:rsidR="00830395">
        <w:rPr>
          <w:rFonts w:hint="eastAsia"/>
        </w:rPr>
        <w:t>！</w:t>
      </w:r>
      <w:r w:rsidR="00215822">
        <w:rPr>
          <w:rFonts w:hint="eastAsia"/>
        </w:rPr>
        <w:t>真正的天网</w:t>
      </w:r>
      <w:r w:rsidR="003E2645">
        <w:rPr>
          <w:rFonts w:hint="eastAsia"/>
        </w:rPr>
        <w:t>AI</w:t>
      </w:r>
      <w:r w:rsidR="00215822">
        <w:rPr>
          <w:rFonts w:hint="eastAsia"/>
        </w:rPr>
        <w:t>基础设施要来了</w:t>
      </w:r>
      <w:r w:rsidR="00396066">
        <w:rPr>
          <w:rFonts w:hint="eastAsia"/>
        </w:rPr>
        <w:t>……</w:t>
      </w:r>
      <w:r w:rsidR="00EA5C51">
        <w:rPr>
          <w:rFonts w:hint="eastAsia"/>
        </w:rPr>
        <w:t>中国没有部署IPv4根服务器，但积极参与了IPv6根服务器的建设与运营。这次是不是可以研究一下</w:t>
      </w:r>
      <w:r w:rsidR="003B6F0E">
        <w:rPr>
          <w:rFonts w:hint="eastAsia"/>
        </w:rPr>
        <w:t>咱们</w:t>
      </w:r>
      <w:r w:rsidR="00EA5C51">
        <w:rPr>
          <w:rFonts w:hint="eastAsia"/>
        </w:rPr>
        <w:t>牵头建设</w:t>
      </w:r>
      <w:r w:rsidR="00453E1D">
        <w:rPr>
          <w:rFonts w:hint="eastAsia"/>
        </w:rPr>
        <w:t>agent skill</w:t>
      </w:r>
      <w:r w:rsidR="00EA5C51">
        <w:rPr>
          <w:rFonts w:hint="eastAsia"/>
        </w:rPr>
        <w:t>生态的根服务器。</w:t>
      </w:r>
      <w:r w:rsidR="00286D37">
        <w:rPr>
          <w:rFonts w:hint="eastAsia"/>
        </w:rPr>
        <w:t>当然这需要更广泛的合作与共识。</w:t>
      </w:r>
    </w:p>
    <w:p w14:paraId="6D8C6331" w14:textId="50760815" w:rsidR="000A5B2F" w:rsidRDefault="001A47EE" w:rsidP="00115248">
      <w:pPr>
        <w:ind w:firstLine="420"/>
      </w:pPr>
      <w:r>
        <w:rPr>
          <w:rFonts w:hint="eastAsia"/>
        </w:rPr>
        <w:t>目前agent skill开放标准其实也还非常简单，就3页简短的markdown文档</w:t>
      </w:r>
      <w:r w:rsidR="00EB275D">
        <w:rPr>
          <w:rFonts w:hint="eastAsia"/>
        </w:rPr>
        <w:t>，很多内容和细节还未定义。例如，</w:t>
      </w:r>
      <w:r w:rsidR="00115248" w:rsidRPr="006661FD">
        <w:t>安全注意事项</w:t>
      </w:r>
      <w:r w:rsidR="00115248" w:rsidRPr="006661FD">
        <w:rPr>
          <w:rFonts w:hint="eastAsia"/>
        </w:rPr>
        <w:t>只有关于</w:t>
      </w:r>
      <w:r w:rsidR="00C34A85" w:rsidRPr="006661FD">
        <w:t>沙箱</w:t>
      </w:r>
      <w:r w:rsidR="00C34A85" w:rsidRPr="006661FD">
        <w:rPr>
          <w:rFonts w:hint="eastAsia"/>
        </w:rPr>
        <w:t>、白名单、</w:t>
      </w:r>
      <w:r w:rsidR="009B079F" w:rsidRPr="006661FD">
        <w:rPr>
          <w:rFonts w:hint="eastAsia"/>
        </w:rPr>
        <w:t>确认、日志记录</w:t>
      </w:r>
      <w:r w:rsidR="00115248" w:rsidRPr="006661FD">
        <w:rPr>
          <w:rFonts w:hint="eastAsia"/>
        </w:rPr>
        <w:t>短短的四句话。</w:t>
      </w:r>
      <w:r w:rsidR="00B505DF" w:rsidRPr="00B505DF">
        <w:rPr>
          <w:rFonts w:hint="eastAsia"/>
        </w:rPr>
        <w:t>但其实每一句实现起来工作量都不小。</w:t>
      </w:r>
      <w:r w:rsidR="00DE303B">
        <w:rPr>
          <w:rFonts w:hint="eastAsia"/>
        </w:rPr>
        <w:t>能够达到应用于商业产品级别的</w:t>
      </w:r>
      <w:r w:rsidR="00A56518">
        <w:rPr>
          <w:rFonts w:hint="eastAsia"/>
        </w:rPr>
        <w:t>要求，也不是一般普通开发者能够搞定的。</w:t>
      </w:r>
      <w:r w:rsidR="008A5EAC">
        <w:rPr>
          <w:rFonts w:hint="eastAsia"/>
        </w:rPr>
        <w:t>所以，对于每一个想支持agent skill的应用来说，</w:t>
      </w:r>
      <w:proofErr w:type="gramStart"/>
      <w:r w:rsidR="008A5EAC">
        <w:rPr>
          <w:rFonts w:hint="eastAsia"/>
        </w:rPr>
        <w:t>独立实现</w:t>
      </w:r>
      <w:proofErr w:type="gramEnd"/>
      <w:r w:rsidR="008A5EAC">
        <w:rPr>
          <w:rFonts w:hint="eastAsia"/>
        </w:rPr>
        <w:t>一套agent skill标准肯定不划算，也不现实。</w:t>
      </w:r>
      <w:r w:rsidR="0076720C">
        <w:rPr>
          <w:rFonts w:hint="eastAsia"/>
        </w:rPr>
        <w:t>欢迎有相同需求的开发者共同参与，合作共建。</w:t>
      </w:r>
      <w:r w:rsidR="007F574E">
        <w:rPr>
          <w:rFonts w:hint="eastAsia"/>
        </w:rPr>
        <w:t>像开源鸿蒙这种以安全著称的新一代操作系统，可能还需要实现操作系统级别的skill运行沙箱等更高级的特性。</w:t>
      </w:r>
      <w:r w:rsidR="008D4450">
        <w:rPr>
          <w:rFonts w:hint="eastAsia"/>
        </w:rPr>
        <w:t>Agent skill生态可能也需要有</w:t>
      </w:r>
      <w:r w:rsidR="00444EA4">
        <w:rPr>
          <w:rFonts w:hint="eastAsia"/>
        </w:rPr>
        <w:t>skill安全的可信源、安全认证等机制。</w:t>
      </w:r>
      <w:r w:rsidR="004575D8">
        <w:rPr>
          <w:rFonts w:hint="eastAsia"/>
        </w:rPr>
        <w:t>哦！也许开源鸿蒙操作系统可以内置统一的Agent skill运行时，</w:t>
      </w:r>
      <w:r w:rsidR="006D5597">
        <w:rPr>
          <w:rFonts w:hint="eastAsia"/>
        </w:rPr>
        <w:t>那样就不用每个应用每个智能</w:t>
      </w:r>
      <w:proofErr w:type="gramStart"/>
      <w:r w:rsidR="006D5597">
        <w:rPr>
          <w:rFonts w:hint="eastAsia"/>
        </w:rPr>
        <w:t>体独立</w:t>
      </w:r>
      <w:proofErr w:type="gramEnd"/>
      <w:r w:rsidR="006D5597">
        <w:rPr>
          <w:rFonts w:hint="eastAsia"/>
        </w:rPr>
        <w:t>安装agent skill运行时了，系统提供统一的skill管理和</w:t>
      </w:r>
      <w:r w:rsidR="00E253D6">
        <w:rPr>
          <w:rFonts w:hint="eastAsia"/>
        </w:rPr>
        <w:t>运行</w:t>
      </w:r>
      <w:r w:rsidR="006D5597">
        <w:rPr>
          <w:rFonts w:hint="eastAsia"/>
        </w:rPr>
        <w:t>机制，应用就可以通过操作系统实现对skill的支持</w:t>
      </w:r>
      <w:r w:rsidR="00342624">
        <w:rPr>
          <w:rFonts w:hint="eastAsia"/>
        </w:rPr>
        <w:t>，更安全更高效</w:t>
      </w:r>
      <w:r w:rsidR="006D5597">
        <w:rPr>
          <w:rFonts w:hint="eastAsia"/>
        </w:rPr>
        <w:t>。</w:t>
      </w:r>
      <w:r w:rsidR="009C530F">
        <w:rPr>
          <w:rFonts w:hint="eastAsia"/>
        </w:rPr>
        <w:t>这也许又是一项新一代原生智能操作系统领先于传统操作系统的优势。</w:t>
      </w:r>
      <w:r w:rsidR="00380E9F">
        <w:rPr>
          <w:rFonts w:hint="eastAsia"/>
        </w:rPr>
        <w:t>总之，</w:t>
      </w:r>
      <w:proofErr w:type="spellStart"/>
      <w:r w:rsidR="00380E9F">
        <w:rPr>
          <w:rFonts w:hint="eastAsia"/>
        </w:rPr>
        <w:t>UCToo</w:t>
      </w:r>
      <w:proofErr w:type="spellEnd"/>
      <w:r w:rsidR="00380E9F">
        <w:rPr>
          <w:rFonts w:hint="eastAsia"/>
        </w:rPr>
        <w:t>的产品理念是做真正有用的</w:t>
      </w:r>
      <w:r w:rsidR="00A04393">
        <w:rPr>
          <w:rFonts w:hint="eastAsia"/>
        </w:rPr>
        <w:t>负责任的</w:t>
      </w:r>
      <w:r w:rsidR="00380E9F">
        <w:rPr>
          <w:rFonts w:hint="eastAsia"/>
        </w:rPr>
        <w:t>产品</w:t>
      </w:r>
      <w:r w:rsidR="00A04393">
        <w:rPr>
          <w:rFonts w:hint="eastAsia"/>
        </w:rPr>
        <w:t>。</w:t>
      </w:r>
      <w:r w:rsidR="00494FF9">
        <w:rPr>
          <w:rFonts w:hint="eastAsia"/>
        </w:rPr>
        <w:t>最近爆火的</w:t>
      </w:r>
      <w:r w:rsidR="00980377">
        <w:rPr>
          <w:rFonts w:hint="eastAsia"/>
        </w:rPr>
        <w:t>改了几次名的什么bot，存在严重的安全隐患，</w:t>
      </w:r>
      <w:r w:rsidR="00C863A4">
        <w:rPr>
          <w:rFonts w:hint="eastAsia"/>
        </w:rPr>
        <w:t>纯属浪费资源，</w:t>
      </w:r>
      <w:r w:rsidR="00980377">
        <w:rPr>
          <w:rFonts w:hint="eastAsia"/>
        </w:rPr>
        <w:t>并不符合</w:t>
      </w:r>
      <w:proofErr w:type="spellStart"/>
      <w:r w:rsidR="00980377">
        <w:rPr>
          <w:rFonts w:hint="eastAsia"/>
        </w:rPr>
        <w:t>UCToo</w:t>
      </w:r>
      <w:proofErr w:type="spellEnd"/>
      <w:r w:rsidR="00980377">
        <w:rPr>
          <w:rFonts w:hint="eastAsia"/>
        </w:rPr>
        <w:t>的产品理念。</w:t>
      </w:r>
      <w:proofErr w:type="spellStart"/>
      <w:r w:rsidR="007F2CCF">
        <w:rPr>
          <w:rFonts w:hint="eastAsia"/>
        </w:rPr>
        <w:t>UCToo</w:t>
      </w:r>
      <w:proofErr w:type="spellEnd"/>
      <w:r w:rsidR="007F2CCF">
        <w:rPr>
          <w:rFonts w:hint="eastAsia"/>
        </w:rPr>
        <w:t>认为AI始终应以安全可控的方式发展。</w:t>
      </w:r>
      <w:proofErr w:type="spellStart"/>
      <w:r w:rsidR="004B1053">
        <w:rPr>
          <w:rFonts w:hint="eastAsia"/>
        </w:rPr>
        <w:t>UCToo</w:t>
      </w:r>
      <w:proofErr w:type="spellEnd"/>
      <w:r w:rsidR="004B1053">
        <w:rPr>
          <w:rFonts w:hint="eastAsia"/>
        </w:rPr>
        <w:t>所构想的AI原生应用生态，</w:t>
      </w:r>
      <w:r w:rsidR="009C246E">
        <w:rPr>
          <w:rFonts w:hint="eastAsia"/>
        </w:rPr>
        <w:t>是用户和开发者可以</w:t>
      </w:r>
      <w:r w:rsidR="00426025">
        <w:rPr>
          <w:rFonts w:hint="eastAsia"/>
        </w:rPr>
        <w:t>自主可控的</w:t>
      </w:r>
      <w:r w:rsidR="00DC4E76">
        <w:rPr>
          <w:rFonts w:hint="eastAsia"/>
        </w:rPr>
        <w:t>快捷搭建出个性化的智能体，</w:t>
      </w:r>
      <w:r w:rsidR="00F36E12">
        <w:rPr>
          <w:rFonts w:hint="eastAsia"/>
        </w:rPr>
        <w:t>或者只需要简单的描述需求和目标，</w:t>
      </w:r>
      <w:r w:rsidR="00D73349">
        <w:rPr>
          <w:rFonts w:hint="eastAsia"/>
        </w:rPr>
        <w:t>skill运行时就能通过良好的组织和编排技能像搭积木一样提供出可无限扩展的</w:t>
      </w:r>
      <w:r w:rsidR="00E25056">
        <w:rPr>
          <w:rFonts w:hint="eastAsia"/>
        </w:rPr>
        <w:t>符合需求的</w:t>
      </w:r>
      <w:r w:rsidR="00D73349">
        <w:rPr>
          <w:rFonts w:hint="eastAsia"/>
        </w:rPr>
        <w:t>智能体</w:t>
      </w:r>
      <w:r w:rsidR="00E25056">
        <w:rPr>
          <w:rFonts w:hint="eastAsia"/>
        </w:rPr>
        <w:t>，达成符合需求的</w:t>
      </w:r>
      <w:r w:rsidR="00A66FFD">
        <w:rPr>
          <w:rFonts w:hint="eastAsia"/>
        </w:rPr>
        <w:t>目标</w:t>
      </w:r>
      <w:r w:rsidR="00D73349">
        <w:rPr>
          <w:rFonts w:hint="eastAsia"/>
        </w:rPr>
        <w:t>。</w:t>
      </w:r>
    </w:p>
    <w:p w14:paraId="752ED2EC" w14:textId="34A1F9CA" w:rsidR="00FC49C8" w:rsidRDefault="00D20888" w:rsidP="00115248">
      <w:pPr>
        <w:ind w:firstLine="420"/>
      </w:pPr>
      <w:r>
        <w:rPr>
          <w:rFonts w:hint="eastAsia"/>
        </w:rPr>
        <w:t>在去年12月仓颉社区workshop分享时，作者的思路还是开发一个符合仓颉代码生成工作流的subagent实现采用AI通用能力开发符合仓颉编程语言规范的代码。现在咱们已经实现了一个agent skill运行时，这就可以把仓颉代码开发工作流做成一个技能，已经开干了，不过这个技能也许比较复杂</w:t>
      </w:r>
      <w:r w:rsidR="000E20E6">
        <w:rPr>
          <w:rFonts w:hint="eastAsia"/>
        </w:rPr>
        <w:t>需要</w:t>
      </w:r>
      <w:r>
        <w:rPr>
          <w:rFonts w:hint="eastAsia"/>
        </w:rPr>
        <w:t>多花点时间</w:t>
      </w:r>
      <w:r w:rsidR="00FE7153">
        <w:rPr>
          <w:rFonts w:hint="eastAsia"/>
        </w:rPr>
        <w:t>。</w:t>
      </w:r>
    </w:p>
    <w:p w14:paraId="0DA47BFB" w14:textId="5DD94CB8" w:rsidR="008A669D" w:rsidRDefault="008A669D" w:rsidP="00115248">
      <w:pPr>
        <w:ind w:firstLine="420"/>
        <w:rPr>
          <w:rFonts w:hint="eastAsia"/>
        </w:rPr>
      </w:pPr>
      <w:r>
        <w:rPr>
          <w:rFonts w:hint="eastAsia"/>
          <w:noProof/>
        </w:rPr>
        <w:lastRenderedPageBreak/>
        <w:drawing>
          <wp:inline distT="0" distB="0" distL="0" distR="0" wp14:anchorId="746129A6" wp14:editId="4469CCB5">
            <wp:extent cx="5274310" cy="6370320"/>
            <wp:effectExtent l="0" t="0" r="2540" b="0"/>
            <wp:docPr id="109917600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76008" name="图片 1099176008"/>
                    <pic:cNvPicPr/>
                  </pic:nvPicPr>
                  <pic:blipFill>
                    <a:blip r:embed="rId17">
                      <a:extLst>
                        <a:ext uri="{28A0092B-C50C-407E-A947-70E740481C1C}">
                          <a14:useLocalDpi xmlns:a14="http://schemas.microsoft.com/office/drawing/2010/main" val="0"/>
                        </a:ext>
                      </a:extLst>
                    </a:blip>
                    <a:stretch>
                      <a:fillRect/>
                    </a:stretch>
                  </pic:blipFill>
                  <pic:spPr>
                    <a:xfrm>
                      <a:off x="0" y="0"/>
                      <a:ext cx="5274310" cy="6370320"/>
                    </a:xfrm>
                    <a:prstGeom prst="rect">
                      <a:avLst/>
                    </a:prstGeom>
                  </pic:spPr>
                </pic:pic>
              </a:graphicData>
            </a:graphic>
          </wp:inline>
        </w:drawing>
      </w:r>
    </w:p>
    <w:p w14:paraId="71DE4DE5" w14:textId="24F48355" w:rsidR="000759D6" w:rsidRPr="006A5D9D" w:rsidRDefault="00851C57" w:rsidP="000759D6">
      <w:pPr>
        <w:rPr>
          <w:rFonts w:hint="eastAsia"/>
          <w:b/>
          <w:bCs/>
        </w:rPr>
      </w:pPr>
      <w:r>
        <w:rPr>
          <w:rFonts w:hint="eastAsia"/>
        </w:rPr>
        <w:t>这个项目要是能干好了，可谓</w:t>
      </w:r>
      <w:proofErr w:type="gramStart"/>
      <w:r>
        <w:rPr>
          <w:rFonts w:hint="eastAsia"/>
        </w:rPr>
        <w:t>一箭很多雕</w:t>
      </w:r>
      <w:proofErr w:type="gramEnd"/>
      <w:r>
        <w:rPr>
          <w:rFonts w:hint="eastAsia"/>
        </w:rPr>
        <w:t>。</w:t>
      </w:r>
      <w:r w:rsidR="00244522">
        <w:rPr>
          <w:rFonts w:hint="eastAsia"/>
        </w:rPr>
        <w:t>既能给鸿蒙系统完善新特性，又能给鸿蒙生态的应用统一提供agent skill运行时支持，</w:t>
      </w:r>
      <w:r w:rsidR="00A26C7D">
        <w:rPr>
          <w:rFonts w:hint="eastAsia"/>
        </w:rPr>
        <w:t>仓颉编程语言也能大范围应用于AI原生生态</w:t>
      </w:r>
      <w:r w:rsidR="00302475">
        <w:rPr>
          <w:rFonts w:hint="eastAsia"/>
        </w:rPr>
        <w:t>开发</w:t>
      </w:r>
      <w:r w:rsidR="00A26C7D">
        <w:rPr>
          <w:rFonts w:hint="eastAsia"/>
        </w:rPr>
        <w:t>，</w:t>
      </w:r>
      <w:r w:rsidR="00ED28D7">
        <w:rPr>
          <w:rFonts w:hint="eastAsia"/>
        </w:rPr>
        <w:t>国产自主可控技术</w:t>
      </w:r>
      <w:proofErr w:type="gramStart"/>
      <w:r w:rsidR="00ED28D7">
        <w:rPr>
          <w:rFonts w:hint="eastAsia"/>
        </w:rPr>
        <w:t>栈</w:t>
      </w:r>
      <w:proofErr w:type="gramEnd"/>
      <w:r w:rsidR="00ED28D7">
        <w:rPr>
          <w:rFonts w:hint="eastAsia"/>
        </w:rPr>
        <w:t>重写AI原生智能世界大有可为</w:t>
      </w:r>
      <w:r w:rsidR="002452AB">
        <w:rPr>
          <w:rFonts w:hint="eastAsia"/>
        </w:rPr>
        <w:t>，</w:t>
      </w:r>
      <w:r w:rsidR="00E2703B">
        <w:rPr>
          <w:rFonts w:hint="eastAsia"/>
        </w:rPr>
        <w:t>“十五五”规划的大力发展“AI+”还是“+AI”都能在复用原有存量技术</w:t>
      </w:r>
      <w:proofErr w:type="gramStart"/>
      <w:r w:rsidR="00E2703B">
        <w:rPr>
          <w:rFonts w:hint="eastAsia"/>
        </w:rPr>
        <w:t>栈</w:t>
      </w:r>
      <w:proofErr w:type="gramEnd"/>
      <w:r w:rsidR="00E2703B">
        <w:rPr>
          <w:rFonts w:hint="eastAsia"/>
        </w:rPr>
        <w:t>的基础上简单的安装agent skill运行时，实现渐进式AI升级</w:t>
      </w:r>
      <w:r w:rsidR="00154CFA">
        <w:rPr>
          <w:rFonts w:hint="eastAsia"/>
        </w:rPr>
        <w:t>，还能引领agent skill生态基础设施建设。</w:t>
      </w:r>
      <w:r w:rsidR="0064360E">
        <w:rPr>
          <w:rFonts w:hint="eastAsia"/>
        </w:rPr>
        <w:t>越说越激动，春节不放假了，干出个世界级产品先！</w:t>
      </w:r>
      <w:r w:rsidR="005267D6">
        <w:rPr>
          <w:rFonts w:hint="eastAsia"/>
        </w:rPr>
        <w:t>说了这么多，能看懂的都是有缘人是咱AI原生时代的合伙人，还是看不懂的说明机会并不属于你。</w:t>
      </w:r>
      <w:r w:rsidR="00634B98">
        <w:rPr>
          <w:rFonts w:hint="eastAsia"/>
        </w:rPr>
        <w:t>作者以20年的技术功力，附加从来没有看走眼过的技术洞察力，</w:t>
      </w:r>
      <w:r w:rsidR="000759D6">
        <w:rPr>
          <w:rFonts w:hint="eastAsia"/>
        </w:rPr>
        <w:t>打包票，咱这个agent skill runtime开源项目，就是</w:t>
      </w:r>
      <w:r w:rsidR="00F81138">
        <w:rPr>
          <w:rFonts w:hint="eastAsia"/>
        </w:rPr>
        <w:t>当前</w:t>
      </w:r>
      <w:r w:rsidR="000759D6" w:rsidRPr="002804B2">
        <w:rPr>
          <w:rFonts w:hint="eastAsia"/>
        </w:rPr>
        <w:t>AI领域最</w:t>
      </w:r>
      <w:proofErr w:type="gramStart"/>
      <w:r w:rsidR="000759D6" w:rsidRPr="002804B2">
        <w:rPr>
          <w:rFonts w:hint="eastAsia"/>
        </w:rPr>
        <w:t>前沿最</w:t>
      </w:r>
      <w:proofErr w:type="gramEnd"/>
      <w:r w:rsidR="000759D6" w:rsidRPr="002804B2">
        <w:rPr>
          <w:rFonts w:hint="eastAsia"/>
        </w:rPr>
        <w:t>有价值最高优先级的开源项目，没有之一</w:t>
      </w:r>
      <w:r w:rsidR="0031690B">
        <w:rPr>
          <w:rFonts w:hint="eastAsia"/>
        </w:rPr>
        <w:t>！</w:t>
      </w:r>
    </w:p>
    <w:p w14:paraId="27601967" w14:textId="5CEACE4C" w:rsidR="00115248" w:rsidRDefault="001A74DA" w:rsidP="00115248">
      <w:pPr>
        <w:ind w:firstLine="420"/>
      </w:pPr>
      <w:r>
        <w:rPr>
          <w:rFonts w:hint="eastAsia"/>
        </w:rPr>
        <w:t>在一个快速发展的新生态必然有大量的合作机会。</w:t>
      </w:r>
      <w:r w:rsidR="00C1742A">
        <w:rPr>
          <w:rFonts w:hint="eastAsia"/>
        </w:rPr>
        <w:t>建了一个agent skill</w:t>
      </w:r>
      <w:r w:rsidR="00400084">
        <w:rPr>
          <w:rFonts w:hint="eastAsia"/>
        </w:rPr>
        <w:t>交流</w:t>
      </w:r>
      <w:r w:rsidR="00C1742A">
        <w:rPr>
          <w:rFonts w:hint="eastAsia"/>
        </w:rPr>
        <w:t>群，欢迎感兴趣的</w:t>
      </w:r>
      <w:r w:rsidR="00841E2A">
        <w:rPr>
          <w:rFonts w:hint="eastAsia"/>
        </w:rPr>
        <w:t>朋友们</w:t>
      </w:r>
      <w:r w:rsidR="006F7FA3">
        <w:rPr>
          <w:rFonts w:hint="eastAsia"/>
        </w:rPr>
        <w:t>加入</w:t>
      </w:r>
      <w:r w:rsidR="00C1742A">
        <w:rPr>
          <w:rFonts w:hint="eastAsia"/>
        </w:rPr>
        <w:t>交流。</w:t>
      </w:r>
    </w:p>
    <w:p w14:paraId="1DF4063B" w14:textId="3A42EAC7" w:rsidR="0082489A" w:rsidRPr="006A5D9D" w:rsidRDefault="003D5E58" w:rsidP="008654E6">
      <w:pPr>
        <w:ind w:firstLine="420"/>
        <w:rPr>
          <w:rFonts w:hint="eastAsia"/>
        </w:rPr>
      </w:pPr>
      <w:r w:rsidRPr="003D5E58">
        <w:rPr>
          <w:noProof/>
        </w:rPr>
        <w:lastRenderedPageBreak/>
        <w:drawing>
          <wp:inline distT="0" distB="0" distL="0" distR="0" wp14:anchorId="2CF1CC44" wp14:editId="3F25B866">
            <wp:extent cx="5274310" cy="7370445"/>
            <wp:effectExtent l="0" t="0" r="2540" b="1905"/>
            <wp:docPr id="18964459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7370445"/>
                    </a:xfrm>
                    <a:prstGeom prst="rect">
                      <a:avLst/>
                    </a:prstGeom>
                    <a:noFill/>
                    <a:ln>
                      <a:noFill/>
                    </a:ln>
                  </pic:spPr>
                </pic:pic>
              </a:graphicData>
            </a:graphic>
          </wp:inline>
        </w:drawing>
      </w:r>
    </w:p>
    <w:p w14:paraId="5D11D209" w14:textId="77777777" w:rsidR="006A5D9D" w:rsidRPr="006A5D9D" w:rsidRDefault="006A5D9D" w:rsidP="006A5D9D">
      <w:pPr>
        <w:rPr>
          <w:rFonts w:hint="eastAsia"/>
          <w:b/>
          <w:bCs/>
        </w:rPr>
      </w:pPr>
      <w:r w:rsidRPr="006A5D9D">
        <w:rPr>
          <w:b/>
          <w:bCs/>
        </w:rPr>
        <w:t>总结</w:t>
      </w:r>
    </w:p>
    <w:p w14:paraId="588225A5" w14:textId="05181B6E" w:rsidR="00D234D2" w:rsidRDefault="006A5D9D">
      <w:pPr>
        <w:rPr>
          <w:rFonts w:hint="eastAsia"/>
        </w:rPr>
      </w:pPr>
      <w:r w:rsidRPr="006A5D9D">
        <w:t>通过本文的介绍，</w:t>
      </w:r>
      <w:r w:rsidR="00215B04">
        <w:rPr>
          <w:rFonts w:hint="eastAsia"/>
        </w:rPr>
        <w:t>希望</w:t>
      </w:r>
      <w:r w:rsidRPr="006A5D9D">
        <w:t>普通用户</w:t>
      </w:r>
      <w:r w:rsidR="00254ED8">
        <w:rPr>
          <w:rFonts w:hint="eastAsia"/>
        </w:rPr>
        <w:t>能</w:t>
      </w:r>
      <w:r w:rsidRPr="006A5D9D">
        <w:t>对Agent Skill有</w:t>
      </w:r>
      <w:r w:rsidR="00831090">
        <w:rPr>
          <w:rFonts w:hint="eastAsia"/>
        </w:rPr>
        <w:t>一个</w:t>
      </w:r>
      <w:r w:rsidRPr="006A5D9D">
        <w:t>清晰的认识：它是一种标准化的接口协议，让AI能够调用外部功能。对于资深开发者而言，本文提供了深入的技术理解，包括其实现原理、与其他技术的关系以及在</w:t>
      </w:r>
      <w:proofErr w:type="spellStart"/>
      <w:r w:rsidRPr="006A5D9D">
        <w:t>CangjieMagic</w:t>
      </w:r>
      <w:proofErr w:type="spellEnd"/>
      <w:r w:rsidRPr="006A5D9D">
        <w:t>框架中的具体应用</w:t>
      </w:r>
      <w:r w:rsidR="00DF2A73">
        <w:rPr>
          <w:rFonts w:hint="eastAsia"/>
        </w:rPr>
        <w:t>，最重要的是阐明了agent skill运行时开源项目的重要意义</w:t>
      </w:r>
      <w:r w:rsidRPr="006A5D9D">
        <w:t>。Agent Skill标准是AI应用开发的重要组成部分，为构建功能强大、安全可靠的AI系统提供了坚实的基础</w:t>
      </w:r>
      <w:r w:rsidR="00011230">
        <w:rPr>
          <w:rFonts w:hint="eastAsia"/>
        </w:rPr>
        <w:t>。</w:t>
      </w:r>
    </w:p>
    <w:sectPr w:rsidR="00D234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50798"/>
    <w:multiLevelType w:val="multilevel"/>
    <w:tmpl w:val="FD90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F778F5"/>
    <w:multiLevelType w:val="multilevel"/>
    <w:tmpl w:val="2AB4A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8929DF"/>
    <w:multiLevelType w:val="multilevel"/>
    <w:tmpl w:val="F886F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A50C3A"/>
    <w:multiLevelType w:val="multilevel"/>
    <w:tmpl w:val="5C5A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ED4EBA"/>
    <w:multiLevelType w:val="multilevel"/>
    <w:tmpl w:val="E572E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24508">
    <w:abstractNumId w:val="2"/>
  </w:num>
  <w:num w:numId="2" w16cid:durableId="1879779251">
    <w:abstractNumId w:val="3"/>
  </w:num>
  <w:num w:numId="3" w16cid:durableId="1067917379">
    <w:abstractNumId w:val="1"/>
  </w:num>
  <w:num w:numId="4" w16cid:durableId="1388334733">
    <w:abstractNumId w:val="4"/>
  </w:num>
  <w:num w:numId="5" w16cid:durableId="187258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C11"/>
    <w:rsid w:val="00011230"/>
    <w:rsid w:val="00014B84"/>
    <w:rsid w:val="00014E63"/>
    <w:rsid w:val="00021197"/>
    <w:rsid w:val="000272CC"/>
    <w:rsid w:val="00031C81"/>
    <w:rsid w:val="00043C80"/>
    <w:rsid w:val="00043E53"/>
    <w:rsid w:val="0005138B"/>
    <w:rsid w:val="00052FFA"/>
    <w:rsid w:val="00054BD4"/>
    <w:rsid w:val="00055089"/>
    <w:rsid w:val="00056018"/>
    <w:rsid w:val="00064AF9"/>
    <w:rsid w:val="00072AE2"/>
    <w:rsid w:val="0007466A"/>
    <w:rsid w:val="000759D6"/>
    <w:rsid w:val="00083A6F"/>
    <w:rsid w:val="00090A9F"/>
    <w:rsid w:val="000A0E48"/>
    <w:rsid w:val="000A3A96"/>
    <w:rsid w:val="000A5B2F"/>
    <w:rsid w:val="000B2E68"/>
    <w:rsid w:val="000B3341"/>
    <w:rsid w:val="000B46A8"/>
    <w:rsid w:val="000B674E"/>
    <w:rsid w:val="000C0318"/>
    <w:rsid w:val="000C5344"/>
    <w:rsid w:val="000D1881"/>
    <w:rsid w:val="000D4D2D"/>
    <w:rsid w:val="000D5775"/>
    <w:rsid w:val="000E20E6"/>
    <w:rsid w:val="000E5CFC"/>
    <w:rsid w:val="000E6D9B"/>
    <w:rsid w:val="000F49E9"/>
    <w:rsid w:val="000F7E45"/>
    <w:rsid w:val="00100D70"/>
    <w:rsid w:val="00102832"/>
    <w:rsid w:val="00115248"/>
    <w:rsid w:val="001169EE"/>
    <w:rsid w:val="0012273C"/>
    <w:rsid w:val="00131508"/>
    <w:rsid w:val="00131805"/>
    <w:rsid w:val="00140FCB"/>
    <w:rsid w:val="00141F63"/>
    <w:rsid w:val="00154089"/>
    <w:rsid w:val="00154CFA"/>
    <w:rsid w:val="00160035"/>
    <w:rsid w:val="00160961"/>
    <w:rsid w:val="00162012"/>
    <w:rsid w:val="00171731"/>
    <w:rsid w:val="00177005"/>
    <w:rsid w:val="00186812"/>
    <w:rsid w:val="001A1822"/>
    <w:rsid w:val="001A3A7B"/>
    <w:rsid w:val="001A47EE"/>
    <w:rsid w:val="001A74DA"/>
    <w:rsid w:val="001B5258"/>
    <w:rsid w:val="001C0DAF"/>
    <w:rsid w:val="001C15E9"/>
    <w:rsid w:val="001C1F23"/>
    <w:rsid w:val="001C4444"/>
    <w:rsid w:val="001D0BEC"/>
    <w:rsid w:val="001D4D92"/>
    <w:rsid w:val="001E325E"/>
    <w:rsid w:val="001E4487"/>
    <w:rsid w:val="001E725D"/>
    <w:rsid w:val="00210B8B"/>
    <w:rsid w:val="00215822"/>
    <w:rsid w:val="00215B04"/>
    <w:rsid w:val="0022407C"/>
    <w:rsid w:val="002319C5"/>
    <w:rsid w:val="00244522"/>
    <w:rsid w:val="002452AB"/>
    <w:rsid w:val="00246C9E"/>
    <w:rsid w:val="00252A2F"/>
    <w:rsid w:val="00254ED8"/>
    <w:rsid w:val="00276846"/>
    <w:rsid w:val="00277303"/>
    <w:rsid w:val="00277534"/>
    <w:rsid w:val="002804B2"/>
    <w:rsid w:val="00281981"/>
    <w:rsid w:val="002869B8"/>
    <w:rsid w:val="00286D37"/>
    <w:rsid w:val="002915D4"/>
    <w:rsid w:val="002949FD"/>
    <w:rsid w:val="002A4B3C"/>
    <w:rsid w:val="002B0CA1"/>
    <w:rsid w:val="002B5494"/>
    <w:rsid w:val="002C303E"/>
    <w:rsid w:val="002C4F9F"/>
    <w:rsid w:val="002E2EAA"/>
    <w:rsid w:val="0030076E"/>
    <w:rsid w:val="0030219F"/>
    <w:rsid w:val="00302475"/>
    <w:rsid w:val="003039A7"/>
    <w:rsid w:val="003111D3"/>
    <w:rsid w:val="00311486"/>
    <w:rsid w:val="00311754"/>
    <w:rsid w:val="0031690B"/>
    <w:rsid w:val="003250B0"/>
    <w:rsid w:val="00334748"/>
    <w:rsid w:val="00342624"/>
    <w:rsid w:val="00344053"/>
    <w:rsid w:val="00345359"/>
    <w:rsid w:val="0035123A"/>
    <w:rsid w:val="00351A85"/>
    <w:rsid w:val="00352CF5"/>
    <w:rsid w:val="0035362D"/>
    <w:rsid w:val="00370CDF"/>
    <w:rsid w:val="00380E9F"/>
    <w:rsid w:val="00396066"/>
    <w:rsid w:val="003A53AF"/>
    <w:rsid w:val="003B10FB"/>
    <w:rsid w:val="003B236C"/>
    <w:rsid w:val="003B3A42"/>
    <w:rsid w:val="003B4191"/>
    <w:rsid w:val="003B57BC"/>
    <w:rsid w:val="003B6F0E"/>
    <w:rsid w:val="003B7431"/>
    <w:rsid w:val="003B7CF0"/>
    <w:rsid w:val="003C6034"/>
    <w:rsid w:val="003D5E58"/>
    <w:rsid w:val="003D6131"/>
    <w:rsid w:val="003E187D"/>
    <w:rsid w:val="003E2645"/>
    <w:rsid w:val="003E2673"/>
    <w:rsid w:val="003E536F"/>
    <w:rsid w:val="003F7242"/>
    <w:rsid w:val="00400084"/>
    <w:rsid w:val="004001E3"/>
    <w:rsid w:val="00426025"/>
    <w:rsid w:val="00426D6D"/>
    <w:rsid w:val="004347D4"/>
    <w:rsid w:val="00440B11"/>
    <w:rsid w:val="00444EA4"/>
    <w:rsid w:val="00447024"/>
    <w:rsid w:val="00453961"/>
    <w:rsid w:val="00453E1D"/>
    <w:rsid w:val="004575D8"/>
    <w:rsid w:val="0046148D"/>
    <w:rsid w:val="00461FC6"/>
    <w:rsid w:val="00467CC1"/>
    <w:rsid w:val="0047522B"/>
    <w:rsid w:val="00480133"/>
    <w:rsid w:val="004852A4"/>
    <w:rsid w:val="00493078"/>
    <w:rsid w:val="00494FF9"/>
    <w:rsid w:val="004A06F8"/>
    <w:rsid w:val="004B1053"/>
    <w:rsid w:val="004B2A42"/>
    <w:rsid w:val="004B2CE6"/>
    <w:rsid w:val="004B2DB7"/>
    <w:rsid w:val="004C1A49"/>
    <w:rsid w:val="004C1E8E"/>
    <w:rsid w:val="004D5B13"/>
    <w:rsid w:val="004D7E25"/>
    <w:rsid w:val="004E577A"/>
    <w:rsid w:val="004E6A56"/>
    <w:rsid w:val="005028AB"/>
    <w:rsid w:val="00505B9F"/>
    <w:rsid w:val="005066E1"/>
    <w:rsid w:val="00512CEA"/>
    <w:rsid w:val="005137FB"/>
    <w:rsid w:val="00515473"/>
    <w:rsid w:val="005233ED"/>
    <w:rsid w:val="005267D6"/>
    <w:rsid w:val="00530744"/>
    <w:rsid w:val="00531229"/>
    <w:rsid w:val="00533382"/>
    <w:rsid w:val="0055228E"/>
    <w:rsid w:val="005610AC"/>
    <w:rsid w:val="005615EF"/>
    <w:rsid w:val="00564E56"/>
    <w:rsid w:val="0056561F"/>
    <w:rsid w:val="0057588A"/>
    <w:rsid w:val="00592D8E"/>
    <w:rsid w:val="00594041"/>
    <w:rsid w:val="00594389"/>
    <w:rsid w:val="005A1AB0"/>
    <w:rsid w:val="005B471E"/>
    <w:rsid w:val="005C5DB5"/>
    <w:rsid w:val="005D3614"/>
    <w:rsid w:val="005D423B"/>
    <w:rsid w:val="005E549A"/>
    <w:rsid w:val="005F3642"/>
    <w:rsid w:val="00600474"/>
    <w:rsid w:val="006011BC"/>
    <w:rsid w:val="0060164D"/>
    <w:rsid w:val="00601DEF"/>
    <w:rsid w:val="006058CF"/>
    <w:rsid w:val="0061026A"/>
    <w:rsid w:val="00610BCB"/>
    <w:rsid w:val="006167D6"/>
    <w:rsid w:val="006206F3"/>
    <w:rsid w:val="0062678F"/>
    <w:rsid w:val="00631B00"/>
    <w:rsid w:val="00634B98"/>
    <w:rsid w:val="00635B38"/>
    <w:rsid w:val="00635E28"/>
    <w:rsid w:val="0064329B"/>
    <w:rsid w:val="00643482"/>
    <w:rsid w:val="0064360E"/>
    <w:rsid w:val="00650E8E"/>
    <w:rsid w:val="00665720"/>
    <w:rsid w:val="006661FD"/>
    <w:rsid w:val="00670C94"/>
    <w:rsid w:val="00673FDD"/>
    <w:rsid w:val="00674C30"/>
    <w:rsid w:val="00676D66"/>
    <w:rsid w:val="006A4EE9"/>
    <w:rsid w:val="006A5D9D"/>
    <w:rsid w:val="006A62E1"/>
    <w:rsid w:val="006B20AA"/>
    <w:rsid w:val="006B4268"/>
    <w:rsid w:val="006C08E3"/>
    <w:rsid w:val="006C5CED"/>
    <w:rsid w:val="006D07B0"/>
    <w:rsid w:val="006D45E0"/>
    <w:rsid w:val="006D5597"/>
    <w:rsid w:val="006D7B42"/>
    <w:rsid w:val="006F3551"/>
    <w:rsid w:val="006F6A20"/>
    <w:rsid w:val="006F7FA3"/>
    <w:rsid w:val="00720581"/>
    <w:rsid w:val="00730296"/>
    <w:rsid w:val="00734F6D"/>
    <w:rsid w:val="00735572"/>
    <w:rsid w:val="00740CE6"/>
    <w:rsid w:val="00742370"/>
    <w:rsid w:val="007459FB"/>
    <w:rsid w:val="00754483"/>
    <w:rsid w:val="00757A40"/>
    <w:rsid w:val="00763DA9"/>
    <w:rsid w:val="00764D84"/>
    <w:rsid w:val="007664B3"/>
    <w:rsid w:val="007665B7"/>
    <w:rsid w:val="0076720C"/>
    <w:rsid w:val="00771714"/>
    <w:rsid w:val="00774696"/>
    <w:rsid w:val="00775772"/>
    <w:rsid w:val="00781753"/>
    <w:rsid w:val="00783CB5"/>
    <w:rsid w:val="00785604"/>
    <w:rsid w:val="00793A1E"/>
    <w:rsid w:val="007C5C10"/>
    <w:rsid w:val="007C5D4D"/>
    <w:rsid w:val="007E44DC"/>
    <w:rsid w:val="007E6546"/>
    <w:rsid w:val="007E758B"/>
    <w:rsid w:val="007F2CCF"/>
    <w:rsid w:val="007F574E"/>
    <w:rsid w:val="007F6D70"/>
    <w:rsid w:val="008015B7"/>
    <w:rsid w:val="00806C35"/>
    <w:rsid w:val="00815FB2"/>
    <w:rsid w:val="00817053"/>
    <w:rsid w:val="0082489A"/>
    <w:rsid w:val="00830395"/>
    <w:rsid w:val="00830AB0"/>
    <w:rsid w:val="00831090"/>
    <w:rsid w:val="008322B9"/>
    <w:rsid w:val="00832BBF"/>
    <w:rsid w:val="008351A0"/>
    <w:rsid w:val="008373AC"/>
    <w:rsid w:val="00841210"/>
    <w:rsid w:val="00841E2A"/>
    <w:rsid w:val="00844DB1"/>
    <w:rsid w:val="00845E2E"/>
    <w:rsid w:val="00846F98"/>
    <w:rsid w:val="00851C57"/>
    <w:rsid w:val="008654E6"/>
    <w:rsid w:val="00870FFB"/>
    <w:rsid w:val="008722BF"/>
    <w:rsid w:val="00874A78"/>
    <w:rsid w:val="008946FC"/>
    <w:rsid w:val="008A518E"/>
    <w:rsid w:val="008A5EAC"/>
    <w:rsid w:val="008A669D"/>
    <w:rsid w:val="008B3150"/>
    <w:rsid w:val="008B7454"/>
    <w:rsid w:val="008C2057"/>
    <w:rsid w:val="008C2CD3"/>
    <w:rsid w:val="008D1FA8"/>
    <w:rsid w:val="008D4450"/>
    <w:rsid w:val="008E1605"/>
    <w:rsid w:val="008E6700"/>
    <w:rsid w:val="008F25C1"/>
    <w:rsid w:val="008F5A6F"/>
    <w:rsid w:val="0090065D"/>
    <w:rsid w:val="00903A87"/>
    <w:rsid w:val="00904987"/>
    <w:rsid w:val="00907F14"/>
    <w:rsid w:val="0091469E"/>
    <w:rsid w:val="00924B3E"/>
    <w:rsid w:val="00926A2C"/>
    <w:rsid w:val="00937583"/>
    <w:rsid w:val="00943501"/>
    <w:rsid w:val="0094447E"/>
    <w:rsid w:val="00945A65"/>
    <w:rsid w:val="00945EB8"/>
    <w:rsid w:val="00951C2F"/>
    <w:rsid w:val="00955017"/>
    <w:rsid w:val="00956A02"/>
    <w:rsid w:val="009576E1"/>
    <w:rsid w:val="00980377"/>
    <w:rsid w:val="009908B4"/>
    <w:rsid w:val="009A2000"/>
    <w:rsid w:val="009A5928"/>
    <w:rsid w:val="009B079F"/>
    <w:rsid w:val="009B0B2A"/>
    <w:rsid w:val="009C246E"/>
    <w:rsid w:val="009C530F"/>
    <w:rsid w:val="009C5FAE"/>
    <w:rsid w:val="009C688B"/>
    <w:rsid w:val="009E38F0"/>
    <w:rsid w:val="009E65DC"/>
    <w:rsid w:val="009F628E"/>
    <w:rsid w:val="009F70CA"/>
    <w:rsid w:val="009F7BFA"/>
    <w:rsid w:val="00A04393"/>
    <w:rsid w:val="00A26C7D"/>
    <w:rsid w:val="00A279C1"/>
    <w:rsid w:val="00A30059"/>
    <w:rsid w:val="00A407C2"/>
    <w:rsid w:val="00A44925"/>
    <w:rsid w:val="00A46E14"/>
    <w:rsid w:val="00A5473C"/>
    <w:rsid w:val="00A55C6D"/>
    <w:rsid w:val="00A55F9C"/>
    <w:rsid w:val="00A56518"/>
    <w:rsid w:val="00A6582C"/>
    <w:rsid w:val="00A660C8"/>
    <w:rsid w:val="00A66FFD"/>
    <w:rsid w:val="00A92F56"/>
    <w:rsid w:val="00A967F7"/>
    <w:rsid w:val="00A97444"/>
    <w:rsid w:val="00AA2417"/>
    <w:rsid w:val="00AA3304"/>
    <w:rsid w:val="00AB2AFD"/>
    <w:rsid w:val="00AB7C0D"/>
    <w:rsid w:val="00AC7F33"/>
    <w:rsid w:val="00AD1773"/>
    <w:rsid w:val="00AD35B8"/>
    <w:rsid w:val="00AD7C1C"/>
    <w:rsid w:val="00AF7A0F"/>
    <w:rsid w:val="00B001E1"/>
    <w:rsid w:val="00B04E48"/>
    <w:rsid w:val="00B05B2B"/>
    <w:rsid w:val="00B05D6C"/>
    <w:rsid w:val="00B076DD"/>
    <w:rsid w:val="00B1073B"/>
    <w:rsid w:val="00B1674A"/>
    <w:rsid w:val="00B2789B"/>
    <w:rsid w:val="00B27A7E"/>
    <w:rsid w:val="00B30A3C"/>
    <w:rsid w:val="00B314DD"/>
    <w:rsid w:val="00B3585A"/>
    <w:rsid w:val="00B4602E"/>
    <w:rsid w:val="00B4669E"/>
    <w:rsid w:val="00B505DF"/>
    <w:rsid w:val="00B52242"/>
    <w:rsid w:val="00B64FB7"/>
    <w:rsid w:val="00B7724D"/>
    <w:rsid w:val="00B84FD2"/>
    <w:rsid w:val="00B96E4E"/>
    <w:rsid w:val="00BA6535"/>
    <w:rsid w:val="00BB73A7"/>
    <w:rsid w:val="00BC33F7"/>
    <w:rsid w:val="00BC5B9F"/>
    <w:rsid w:val="00BC798A"/>
    <w:rsid w:val="00BD0845"/>
    <w:rsid w:val="00BD562A"/>
    <w:rsid w:val="00BD6756"/>
    <w:rsid w:val="00BE0630"/>
    <w:rsid w:val="00BE7F46"/>
    <w:rsid w:val="00BF2E21"/>
    <w:rsid w:val="00BF376D"/>
    <w:rsid w:val="00BF4460"/>
    <w:rsid w:val="00BF7170"/>
    <w:rsid w:val="00C02828"/>
    <w:rsid w:val="00C045A9"/>
    <w:rsid w:val="00C12163"/>
    <w:rsid w:val="00C13199"/>
    <w:rsid w:val="00C1742A"/>
    <w:rsid w:val="00C2490A"/>
    <w:rsid w:val="00C26D26"/>
    <w:rsid w:val="00C3230A"/>
    <w:rsid w:val="00C34A85"/>
    <w:rsid w:val="00C523B7"/>
    <w:rsid w:val="00C56239"/>
    <w:rsid w:val="00C56EB7"/>
    <w:rsid w:val="00C6369E"/>
    <w:rsid w:val="00C66648"/>
    <w:rsid w:val="00C81D3F"/>
    <w:rsid w:val="00C863A4"/>
    <w:rsid w:val="00C90B1A"/>
    <w:rsid w:val="00C90CB0"/>
    <w:rsid w:val="00C9367A"/>
    <w:rsid w:val="00C94BFE"/>
    <w:rsid w:val="00C97F2F"/>
    <w:rsid w:val="00CA001D"/>
    <w:rsid w:val="00CA283F"/>
    <w:rsid w:val="00CA6273"/>
    <w:rsid w:val="00CA7F6F"/>
    <w:rsid w:val="00CB0CD2"/>
    <w:rsid w:val="00CB4E7A"/>
    <w:rsid w:val="00CB5558"/>
    <w:rsid w:val="00CC3DA8"/>
    <w:rsid w:val="00CC475D"/>
    <w:rsid w:val="00CC67C3"/>
    <w:rsid w:val="00CD0360"/>
    <w:rsid w:val="00CE7BA0"/>
    <w:rsid w:val="00CF40AA"/>
    <w:rsid w:val="00D010C4"/>
    <w:rsid w:val="00D01323"/>
    <w:rsid w:val="00D0134F"/>
    <w:rsid w:val="00D04375"/>
    <w:rsid w:val="00D0773E"/>
    <w:rsid w:val="00D15727"/>
    <w:rsid w:val="00D20888"/>
    <w:rsid w:val="00D234D2"/>
    <w:rsid w:val="00D3181A"/>
    <w:rsid w:val="00D3263C"/>
    <w:rsid w:val="00D3546E"/>
    <w:rsid w:val="00D357BE"/>
    <w:rsid w:val="00D37E42"/>
    <w:rsid w:val="00D40EFE"/>
    <w:rsid w:val="00D43FF3"/>
    <w:rsid w:val="00D53A0E"/>
    <w:rsid w:val="00D6297B"/>
    <w:rsid w:val="00D63E54"/>
    <w:rsid w:val="00D64A0A"/>
    <w:rsid w:val="00D65EC2"/>
    <w:rsid w:val="00D73349"/>
    <w:rsid w:val="00D738F9"/>
    <w:rsid w:val="00D80D7F"/>
    <w:rsid w:val="00D81737"/>
    <w:rsid w:val="00D83BD9"/>
    <w:rsid w:val="00D848CA"/>
    <w:rsid w:val="00D84E5F"/>
    <w:rsid w:val="00D85CB0"/>
    <w:rsid w:val="00DA3240"/>
    <w:rsid w:val="00DA3CF1"/>
    <w:rsid w:val="00DB2D2D"/>
    <w:rsid w:val="00DB425E"/>
    <w:rsid w:val="00DB6AD2"/>
    <w:rsid w:val="00DC0B8A"/>
    <w:rsid w:val="00DC1194"/>
    <w:rsid w:val="00DC4E76"/>
    <w:rsid w:val="00DD08AE"/>
    <w:rsid w:val="00DD5CAA"/>
    <w:rsid w:val="00DE303B"/>
    <w:rsid w:val="00DE56E0"/>
    <w:rsid w:val="00DF2A73"/>
    <w:rsid w:val="00DF5F39"/>
    <w:rsid w:val="00E011D0"/>
    <w:rsid w:val="00E064CC"/>
    <w:rsid w:val="00E12B46"/>
    <w:rsid w:val="00E14478"/>
    <w:rsid w:val="00E22795"/>
    <w:rsid w:val="00E25056"/>
    <w:rsid w:val="00E253D6"/>
    <w:rsid w:val="00E2693B"/>
    <w:rsid w:val="00E2703B"/>
    <w:rsid w:val="00E335E9"/>
    <w:rsid w:val="00E3625F"/>
    <w:rsid w:val="00E37B0F"/>
    <w:rsid w:val="00E45F94"/>
    <w:rsid w:val="00E519CD"/>
    <w:rsid w:val="00E62550"/>
    <w:rsid w:val="00E64CE2"/>
    <w:rsid w:val="00E75305"/>
    <w:rsid w:val="00E754DF"/>
    <w:rsid w:val="00E759A3"/>
    <w:rsid w:val="00E87BF5"/>
    <w:rsid w:val="00EA086D"/>
    <w:rsid w:val="00EA3C11"/>
    <w:rsid w:val="00EA4110"/>
    <w:rsid w:val="00EA53AC"/>
    <w:rsid w:val="00EA5C51"/>
    <w:rsid w:val="00EB14B9"/>
    <w:rsid w:val="00EB259B"/>
    <w:rsid w:val="00EB275D"/>
    <w:rsid w:val="00EB2BC1"/>
    <w:rsid w:val="00EB52FA"/>
    <w:rsid w:val="00ED28D7"/>
    <w:rsid w:val="00EE34D6"/>
    <w:rsid w:val="00EE6887"/>
    <w:rsid w:val="00EF42EA"/>
    <w:rsid w:val="00EF71B4"/>
    <w:rsid w:val="00F11848"/>
    <w:rsid w:val="00F12E80"/>
    <w:rsid w:val="00F13A8D"/>
    <w:rsid w:val="00F16BB4"/>
    <w:rsid w:val="00F2037D"/>
    <w:rsid w:val="00F24928"/>
    <w:rsid w:val="00F31FAC"/>
    <w:rsid w:val="00F36E12"/>
    <w:rsid w:val="00F37BF9"/>
    <w:rsid w:val="00F47B20"/>
    <w:rsid w:val="00F566BC"/>
    <w:rsid w:val="00F6259E"/>
    <w:rsid w:val="00F64ABA"/>
    <w:rsid w:val="00F72773"/>
    <w:rsid w:val="00F73932"/>
    <w:rsid w:val="00F74419"/>
    <w:rsid w:val="00F81138"/>
    <w:rsid w:val="00F8244A"/>
    <w:rsid w:val="00F90457"/>
    <w:rsid w:val="00F91F77"/>
    <w:rsid w:val="00F921EE"/>
    <w:rsid w:val="00F93020"/>
    <w:rsid w:val="00F9744F"/>
    <w:rsid w:val="00F97894"/>
    <w:rsid w:val="00FA4099"/>
    <w:rsid w:val="00FA4BA9"/>
    <w:rsid w:val="00FB53C1"/>
    <w:rsid w:val="00FC26C5"/>
    <w:rsid w:val="00FC40FF"/>
    <w:rsid w:val="00FC49C8"/>
    <w:rsid w:val="00FD2C71"/>
    <w:rsid w:val="00FD5905"/>
    <w:rsid w:val="00FE71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C560"/>
  <w15:chartTrackingRefBased/>
  <w15:docId w15:val="{6FE13AF2-4F90-4012-98A8-5D46A8582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59D6"/>
    <w:pPr>
      <w:widowControl w:val="0"/>
      <w:jc w:val="both"/>
    </w:pPr>
  </w:style>
  <w:style w:type="paragraph" w:styleId="1">
    <w:name w:val="heading 1"/>
    <w:basedOn w:val="a"/>
    <w:next w:val="a"/>
    <w:link w:val="10"/>
    <w:uiPriority w:val="9"/>
    <w:qFormat/>
    <w:rsid w:val="00EA3C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A3C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A3C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A3C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A3C1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A3C1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A3C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3C1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A3C1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3C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A3C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A3C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A3C11"/>
    <w:rPr>
      <w:rFonts w:cstheme="majorBidi"/>
      <w:color w:val="0F4761" w:themeColor="accent1" w:themeShade="BF"/>
      <w:sz w:val="28"/>
      <w:szCs w:val="28"/>
    </w:rPr>
  </w:style>
  <w:style w:type="character" w:customStyle="1" w:styleId="50">
    <w:name w:val="标题 5 字符"/>
    <w:basedOn w:val="a0"/>
    <w:link w:val="5"/>
    <w:uiPriority w:val="9"/>
    <w:semiHidden/>
    <w:rsid w:val="00EA3C11"/>
    <w:rPr>
      <w:rFonts w:cstheme="majorBidi"/>
      <w:color w:val="0F4761" w:themeColor="accent1" w:themeShade="BF"/>
      <w:sz w:val="24"/>
      <w:szCs w:val="24"/>
    </w:rPr>
  </w:style>
  <w:style w:type="character" w:customStyle="1" w:styleId="60">
    <w:name w:val="标题 6 字符"/>
    <w:basedOn w:val="a0"/>
    <w:link w:val="6"/>
    <w:uiPriority w:val="9"/>
    <w:semiHidden/>
    <w:rsid w:val="00EA3C11"/>
    <w:rPr>
      <w:rFonts w:cstheme="majorBidi"/>
      <w:b/>
      <w:bCs/>
      <w:color w:val="0F4761" w:themeColor="accent1" w:themeShade="BF"/>
    </w:rPr>
  </w:style>
  <w:style w:type="character" w:customStyle="1" w:styleId="70">
    <w:name w:val="标题 7 字符"/>
    <w:basedOn w:val="a0"/>
    <w:link w:val="7"/>
    <w:uiPriority w:val="9"/>
    <w:semiHidden/>
    <w:rsid w:val="00EA3C11"/>
    <w:rPr>
      <w:rFonts w:cstheme="majorBidi"/>
      <w:b/>
      <w:bCs/>
      <w:color w:val="595959" w:themeColor="text1" w:themeTint="A6"/>
    </w:rPr>
  </w:style>
  <w:style w:type="character" w:customStyle="1" w:styleId="80">
    <w:name w:val="标题 8 字符"/>
    <w:basedOn w:val="a0"/>
    <w:link w:val="8"/>
    <w:uiPriority w:val="9"/>
    <w:semiHidden/>
    <w:rsid w:val="00EA3C11"/>
    <w:rPr>
      <w:rFonts w:cstheme="majorBidi"/>
      <w:color w:val="595959" w:themeColor="text1" w:themeTint="A6"/>
    </w:rPr>
  </w:style>
  <w:style w:type="character" w:customStyle="1" w:styleId="90">
    <w:name w:val="标题 9 字符"/>
    <w:basedOn w:val="a0"/>
    <w:link w:val="9"/>
    <w:uiPriority w:val="9"/>
    <w:semiHidden/>
    <w:rsid w:val="00EA3C11"/>
    <w:rPr>
      <w:rFonts w:eastAsiaTheme="majorEastAsia" w:cstheme="majorBidi"/>
      <w:color w:val="595959" w:themeColor="text1" w:themeTint="A6"/>
    </w:rPr>
  </w:style>
  <w:style w:type="paragraph" w:styleId="a3">
    <w:name w:val="Title"/>
    <w:basedOn w:val="a"/>
    <w:next w:val="a"/>
    <w:link w:val="a4"/>
    <w:uiPriority w:val="10"/>
    <w:qFormat/>
    <w:rsid w:val="00EA3C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3C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3C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3C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3C11"/>
    <w:pPr>
      <w:spacing w:before="160" w:after="160"/>
      <w:jc w:val="center"/>
    </w:pPr>
    <w:rPr>
      <w:i/>
      <w:iCs/>
      <w:color w:val="404040" w:themeColor="text1" w:themeTint="BF"/>
    </w:rPr>
  </w:style>
  <w:style w:type="character" w:customStyle="1" w:styleId="a8">
    <w:name w:val="引用 字符"/>
    <w:basedOn w:val="a0"/>
    <w:link w:val="a7"/>
    <w:uiPriority w:val="29"/>
    <w:rsid w:val="00EA3C11"/>
    <w:rPr>
      <w:i/>
      <w:iCs/>
      <w:color w:val="404040" w:themeColor="text1" w:themeTint="BF"/>
    </w:rPr>
  </w:style>
  <w:style w:type="paragraph" w:styleId="a9">
    <w:name w:val="List Paragraph"/>
    <w:basedOn w:val="a"/>
    <w:uiPriority w:val="34"/>
    <w:qFormat/>
    <w:rsid w:val="00EA3C11"/>
    <w:pPr>
      <w:ind w:left="720"/>
      <w:contextualSpacing/>
    </w:pPr>
  </w:style>
  <w:style w:type="character" w:styleId="aa">
    <w:name w:val="Intense Emphasis"/>
    <w:basedOn w:val="a0"/>
    <w:uiPriority w:val="21"/>
    <w:qFormat/>
    <w:rsid w:val="00EA3C11"/>
    <w:rPr>
      <w:i/>
      <w:iCs/>
      <w:color w:val="0F4761" w:themeColor="accent1" w:themeShade="BF"/>
    </w:rPr>
  </w:style>
  <w:style w:type="paragraph" w:styleId="ab">
    <w:name w:val="Intense Quote"/>
    <w:basedOn w:val="a"/>
    <w:next w:val="a"/>
    <w:link w:val="ac"/>
    <w:uiPriority w:val="30"/>
    <w:qFormat/>
    <w:rsid w:val="00EA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A3C11"/>
    <w:rPr>
      <w:i/>
      <w:iCs/>
      <w:color w:val="0F4761" w:themeColor="accent1" w:themeShade="BF"/>
    </w:rPr>
  </w:style>
  <w:style w:type="character" w:styleId="ad">
    <w:name w:val="Intense Reference"/>
    <w:basedOn w:val="a0"/>
    <w:uiPriority w:val="32"/>
    <w:qFormat/>
    <w:rsid w:val="00EA3C11"/>
    <w:rPr>
      <w:b/>
      <w:bCs/>
      <w:smallCaps/>
      <w:color w:val="0F4761" w:themeColor="accent1" w:themeShade="BF"/>
      <w:spacing w:val="5"/>
    </w:rPr>
  </w:style>
  <w:style w:type="character" w:styleId="ae">
    <w:name w:val="Hyperlink"/>
    <w:basedOn w:val="a0"/>
    <w:uiPriority w:val="99"/>
    <w:unhideWhenUsed/>
    <w:rsid w:val="00171731"/>
    <w:rPr>
      <w:color w:val="467886" w:themeColor="hyperlink"/>
      <w:u w:val="single"/>
    </w:rPr>
  </w:style>
  <w:style w:type="character" w:styleId="af">
    <w:name w:val="Unresolved Mention"/>
    <w:basedOn w:val="a0"/>
    <w:uiPriority w:val="99"/>
    <w:semiHidden/>
    <w:unhideWhenUsed/>
    <w:rsid w:val="0017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github.com/agentskills/agentskills"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2527</TotalTime>
  <Pages>17</Pages>
  <Words>1468</Words>
  <Characters>8374</Characters>
  <Application>Microsoft Office Word</Application>
  <DocSecurity>0</DocSecurity>
  <Lines>69</Lines>
  <Paragraphs>19</Paragraphs>
  <ScaleCrop>false</ScaleCrop>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wang</dc:creator>
  <cp:keywords/>
  <dc:description/>
  <cp:lastModifiedBy>patrick wang</cp:lastModifiedBy>
  <cp:revision>522</cp:revision>
  <dcterms:created xsi:type="dcterms:W3CDTF">2026-01-29T04:55:00Z</dcterms:created>
  <dcterms:modified xsi:type="dcterms:W3CDTF">2026-02-04T04:20:00Z</dcterms:modified>
</cp:coreProperties>
</file>